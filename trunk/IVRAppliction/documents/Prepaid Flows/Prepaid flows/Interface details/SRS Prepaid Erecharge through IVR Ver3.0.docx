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xls" ContentType="application/vnd.ms-excel"/>
  <Default Extension="wmf" ContentType="image/x-w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A60D07" w:rsidRDefault="00A60D07" w:rsidP="00EB5E07">
      <w:pPr>
        <w:pStyle w:val="Title"/>
        <w:rPr>
          <w:rFonts w:ascii="Arial" w:hAnsi="Arial" w:cs="Arial"/>
        </w:rPr>
      </w:pPr>
      <w:r>
        <w:rPr>
          <w:rFonts w:ascii="Arial" w:hAnsi="Arial" w:cs="Arial"/>
          <w:b w:val="0"/>
          <w:i/>
          <w:sz w:val="24"/>
        </w:rPr>
        <w:t xml:space="preserve"> </w:t>
      </w:r>
      <w:r>
        <w:rPr>
          <w:rFonts w:ascii="Arial" w:hAnsi="Arial" w:cs="Arial"/>
        </w:rPr>
        <w:t>Table of Contents</w:t>
      </w:r>
    </w:p>
    <w:p w:rsidR="00A60D07" w:rsidRDefault="00A60D07" w:rsidP="00A60D07">
      <w:pPr>
        <w:pStyle w:val="TOC1"/>
      </w:pPr>
    </w:p>
    <w:p w:rsidR="00A60D07" w:rsidRDefault="00A60D07" w:rsidP="00A60D07">
      <w:pPr>
        <w:sectPr w:rsidR="00A60D07">
          <w:headerReference w:type="default" r:id="rId8"/>
          <w:footerReference w:type="even" r:id="rId9"/>
          <w:footerReference w:type="default" r:id="rId10"/>
          <w:headerReference w:type="first" r:id="rId11"/>
          <w:footerReference w:type="first" r:id="rId12"/>
          <w:pgSz w:w="11906" w:h="16838"/>
          <w:pgMar w:top="776" w:right="1740" w:bottom="776" w:left="708" w:header="720" w:footer="720" w:gutter="0"/>
          <w:pgBorders>
            <w:top w:val="single" w:sz="4" w:space="12" w:color="000000"/>
            <w:left w:val="single" w:sz="4" w:space="31" w:color="000000"/>
            <w:bottom w:val="single" w:sz="4" w:space="12" w:color="000000"/>
            <w:right w:val="single" w:sz="4" w:space="26" w:color="000000"/>
          </w:pgBorders>
          <w:cols w:space="720"/>
          <w:docGrid w:linePitch="360"/>
        </w:sectPr>
      </w:pPr>
    </w:p>
    <w:p w:rsidR="00EB5E07" w:rsidRDefault="00D10E2F">
      <w:pPr>
        <w:pStyle w:val="TOC1"/>
        <w:tabs>
          <w:tab w:val="right" w:leader="dot" w:pos="9448"/>
        </w:tabs>
        <w:rPr>
          <w:rFonts w:asciiTheme="minorHAnsi" w:eastAsiaTheme="minorEastAsia" w:hAnsiTheme="minorHAnsi" w:cstheme="minorBidi"/>
          <w:b w:val="0"/>
          <w:noProof/>
          <w:sz w:val="22"/>
          <w:szCs w:val="22"/>
          <w:lang w:eastAsia="en-US"/>
        </w:rPr>
      </w:pPr>
      <w:r>
        <w:lastRenderedPageBreak/>
        <w:fldChar w:fldCharType="begin"/>
      </w:r>
      <w:r w:rsidR="00A60D07">
        <w:instrText xml:space="preserve"> TOC </w:instrText>
      </w:r>
      <w:r>
        <w:fldChar w:fldCharType="separate"/>
      </w:r>
      <w:r w:rsidR="00EB5E07" w:rsidRPr="00FD2FA5">
        <w:rPr>
          <w:rFonts w:cs="Arial"/>
          <w:smallCaps/>
          <w:noProof/>
        </w:rPr>
        <w:t>Introduction</w:t>
      </w:r>
      <w:r w:rsidR="00EB5E07">
        <w:rPr>
          <w:noProof/>
        </w:rPr>
        <w:tab/>
      </w:r>
      <w:r w:rsidR="00EB5E07">
        <w:rPr>
          <w:noProof/>
        </w:rPr>
        <w:fldChar w:fldCharType="begin"/>
      </w:r>
      <w:r w:rsidR="00EB5E07">
        <w:rPr>
          <w:noProof/>
        </w:rPr>
        <w:instrText xml:space="preserve"> PAGEREF _Toc415647314 \h </w:instrText>
      </w:r>
      <w:r w:rsidR="00EB5E07">
        <w:rPr>
          <w:noProof/>
        </w:rPr>
      </w:r>
      <w:r w:rsidR="00EB5E07">
        <w:rPr>
          <w:noProof/>
        </w:rPr>
        <w:fldChar w:fldCharType="separate"/>
      </w:r>
      <w:r w:rsidR="00EB5E07">
        <w:rPr>
          <w:noProof/>
        </w:rPr>
        <w:t>2</w:t>
      </w:r>
      <w:r w:rsidR="00EB5E07">
        <w:rPr>
          <w:noProof/>
        </w:rPr>
        <w:fldChar w:fldCharType="end"/>
      </w:r>
    </w:p>
    <w:p w:rsidR="00EB5E07" w:rsidRDefault="00EB5E07">
      <w:pPr>
        <w:pStyle w:val="TOC2"/>
        <w:tabs>
          <w:tab w:val="right" w:leader="dot" w:pos="9448"/>
        </w:tabs>
        <w:rPr>
          <w:rFonts w:asciiTheme="minorHAnsi" w:eastAsiaTheme="minorEastAsia" w:hAnsiTheme="minorHAnsi" w:cstheme="minorBidi"/>
          <w:noProof/>
          <w:lang w:eastAsia="en-US"/>
        </w:rPr>
      </w:pPr>
      <w:r>
        <w:rPr>
          <w:noProof/>
        </w:rPr>
        <w:t>Purpose of SRS</w:t>
      </w:r>
      <w:r>
        <w:rPr>
          <w:noProof/>
        </w:rPr>
        <w:tab/>
      </w:r>
      <w:r>
        <w:rPr>
          <w:noProof/>
        </w:rPr>
        <w:fldChar w:fldCharType="begin"/>
      </w:r>
      <w:r>
        <w:rPr>
          <w:noProof/>
        </w:rPr>
        <w:instrText xml:space="preserve"> PAGEREF _Toc415647315 \h </w:instrText>
      </w:r>
      <w:r>
        <w:rPr>
          <w:noProof/>
        </w:rPr>
      </w:r>
      <w:r>
        <w:rPr>
          <w:noProof/>
        </w:rPr>
        <w:fldChar w:fldCharType="separate"/>
      </w:r>
      <w:r>
        <w:rPr>
          <w:noProof/>
        </w:rPr>
        <w:t>2</w:t>
      </w:r>
      <w:r>
        <w:rPr>
          <w:noProof/>
        </w:rPr>
        <w:fldChar w:fldCharType="end"/>
      </w:r>
    </w:p>
    <w:p w:rsidR="00EB5E07" w:rsidRDefault="00EB5E07">
      <w:pPr>
        <w:pStyle w:val="TOC2"/>
        <w:tabs>
          <w:tab w:val="right" w:leader="dot" w:pos="9448"/>
        </w:tabs>
        <w:rPr>
          <w:rFonts w:asciiTheme="minorHAnsi" w:eastAsiaTheme="minorEastAsia" w:hAnsiTheme="minorHAnsi" w:cstheme="minorBidi"/>
          <w:noProof/>
          <w:lang w:eastAsia="en-US"/>
        </w:rPr>
      </w:pPr>
      <w:r>
        <w:rPr>
          <w:noProof/>
        </w:rPr>
        <w:t>Scope of the Project</w:t>
      </w:r>
      <w:r>
        <w:rPr>
          <w:noProof/>
        </w:rPr>
        <w:tab/>
      </w:r>
      <w:r>
        <w:rPr>
          <w:noProof/>
        </w:rPr>
        <w:fldChar w:fldCharType="begin"/>
      </w:r>
      <w:r>
        <w:rPr>
          <w:noProof/>
        </w:rPr>
        <w:instrText xml:space="preserve"> PAGEREF _Toc415647316 \h </w:instrText>
      </w:r>
      <w:r>
        <w:rPr>
          <w:noProof/>
        </w:rPr>
      </w:r>
      <w:r>
        <w:rPr>
          <w:noProof/>
        </w:rPr>
        <w:fldChar w:fldCharType="separate"/>
      </w:r>
      <w:r>
        <w:rPr>
          <w:noProof/>
        </w:rPr>
        <w:t>2</w:t>
      </w:r>
      <w:r>
        <w:rPr>
          <w:noProof/>
        </w:rPr>
        <w:fldChar w:fldCharType="end"/>
      </w:r>
    </w:p>
    <w:p w:rsidR="00EB5E07" w:rsidRDefault="00EB5E07">
      <w:pPr>
        <w:pStyle w:val="TOC1"/>
        <w:tabs>
          <w:tab w:val="right" w:leader="dot" w:pos="9448"/>
        </w:tabs>
        <w:rPr>
          <w:rFonts w:asciiTheme="minorHAnsi" w:eastAsiaTheme="minorEastAsia" w:hAnsiTheme="minorHAnsi" w:cstheme="minorBidi"/>
          <w:b w:val="0"/>
          <w:noProof/>
          <w:sz w:val="22"/>
          <w:szCs w:val="22"/>
          <w:lang w:eastAsia="en-US"/>
        </w:rPr>
      </w:pPr>
      <w:r w:rsidRPr="00FD2FA5">
        <w:rPr>
          <w:rFonts w:cs="Arial"/>
          <w:smallCaps/>
          <w:noProof/>
        </w:rPr>
        <w:t>General Description</w:t>
      </w:r>
      <w:r>
        <w:rPr>
          <w:noProof/>
        </w:rPr>
        <w:tab/>
      </w:r>
      <w:r>
        <w:rPr>
          <w:noProof/>
        </w:rPr>
        <w:fldChar w:fldCharType="begin"/>
      </w:r>
      <w:r>
        <w:rPr>
          <w:noProof/>
        </w:rPr>
        <w:instrText xml:space="preserve"> PAGEREF _Toc415647317 \h </w:instrText>
      </w:r>
      <w:r>
        <w:rPr>
          <w:noProof/>
        </w:rPr>
      </w:r>
      <w:r>
        <w:rPr>
          <w:noProof/>
        </w:rPr>
        <w:fldChar w:fldCharType="separate"/>
      </w:r>
      <w:r>
        <w:rPr>
          <w:noProof/>
        </w:rPr>
        <w:t>3</w:t>
      </w:r>
      <w:r>
        <w:rPr>
          <w:noProof/>
        </w:rPr>
        <w:fldChar w:fldCharType="end"/>
      </w:r>
    </w:p>
    <w:p w:rsidR="00EB5E07" w:rsidRDefault="00EB5E07">
      <w:pPr>
        <w:pStyle w:val="TOC2"/>
        <w:tabs>
          <w:tab w:val="right" w:leader="dot" w:pos="9448"/>
        </w:tabs>
        <w:rPr>
          <w:rFonts w:asciiTheme="minorHAnsi" w:eastAsiaTheme="minorEastAsia" w:hAnsiTheme="minorHAnsi" w:cstheme="minorBidi"/>
          <w:noProof/>
          <w:lang w:eastAsia="en-US"/>
        </w:rPr>
      </w:pPr>
      <w:r>
        <w:rPr>
          <w:noProof/>
        </w:rPr>
        <w:t>Assumptions, Dependencies and Risks:-</w:t>
      </w:r>
      <w:r>
        <w:rPr>
          <w:noProof/>
        </w:rPr>
        <w:tab/>
      </w:r>
      <w:r>
        <w:rPr>
          <w:noProof/>
        </w:rPr>
        <w:fldChar w:fldCharType="begin"/>
      </w:r>
      <w:r>
        <w:rPr>
          <w:noProof/>
        </w:rPr>
        <w:instrText xml:space="preserve"> PAGEREF _Toc415647318 \h </w:instrText>
      </w:r>
      <w:r>
        <w:rPr>
          <w:noProof/>
        </w:rPr>
      </w:r>
      <w:r>
        <w:rPr>
          <w:noProof/>
        </w:rPr>
        <w:fldChar w:fldCharType="separate"/>
      </w:r>
      <w:r>
        <w:rPr>
          <w:noProof/>
        </w:rPr>
        <w:t>3</w:t>
      </w:r>
      <w:r>
        <w:rPr>
          <w:noProof/>
        </w:rPr>
        <w:fldChar w:fldCharType="end"/>
      </w:r>
    </w:p>
    <w:p w:rsidR="00EB5E07" w:rsidRDefault="00EB5E07">
      <w:pPr>
        <w:pStyle w:val="TOC1"/>
        <w:tabs>
          <w:tab w:val="right" w:leader="dot" w:pos="9448"/>
        </w:tabs>
        <w:rPr>
          <w:rFonts w:asciiTheme="minorHAnsi" w:eastAsiaTheme="minorEastAsia" w:hAnsiTheme="minorHAnsi" w:cstheme="minorBidi"/>
          <w:b w:val="0"/>
          <w:noProof/>
          <w:sz w:val="22"/>
          <w:szCs w:val="22"/>
          <w:lang w:eastAsia="en-US"/>
        </w:rPr>
      </w:pPr>
      <w:r w:rsidRPr="00FD2FA5">
        <w:rPr>
          <w:rFonts w:cs="Arial"/>
          <w:smallCaps/>
          <w:noProof/>
        </w:rPr>
        <w:t>Solution Architecture</w:t>
      </w:r>
      <w:r>
        <w:rPr>
          <w:noProof/>
        </w:rPr>
        <w:tab/>
      </w:r>
      <w:r>
        <w:rPr>
          <w:noProof/>
        </w:rPr>
        <w:fldChar w:fldCharType="begin"/>
      </w:r>
      <w:r>
        <w:rPr>
          <w:noProof/>
        </w:rPr>
        <w:instrText xml:space="preserve"> PAGEREF _Toc415647319 \h </w:instrText>
      </w:r>
      <w:r>
        <w:rPr>
          <w:noProof/>
        </w:rPr>
      </w:r>
      <w:r>
        <w:rPr>
          <w:noProof/>
        </w:rPr>
        <w:fldChar w:fldCharType="separate"/>
      </w:r>
      <w:r>
        <w:rPr>
          <w:noProof/>
        </w:rPr>
        <w:t>3</w:t>
      </w:r>
      <w:r>
        <w:rPr>
          <w:noProof/>
        </w:rPr>
        <w:fldChar w:fldCharType="end"/>
      </w:r>
    </w:p>
    <w:p w:rsidR="00EB5E07" w:rsidRDefault="00EB5E07">
      <w:pPr>
        <w:pStyle w:val="TOC2"/>
        <w:tabs>
          <w:tab w:val="right" w:leader="dot" w:pos="9448"/>
        </w:tabs>
        <w:rPr>
          <w:rFonts w:asciiTheme="minorHAnsi" w:eastAsiaTheme="minorEastAsia" w:hAnsiTheme="minorHAnsi" w:cstheme="minorBidi"/>
          <w:noProof/>
          <w:lang w:eastAsia="en-US"/>
        </w:rPr>
      </w:pPr>
      <w:r w:rsidRPr="00FD2FA5">
        <w:rPr>
          <w:noProof/>
          <w:color w:val="000000"/>
        </w:rPr>
        <w:t>3.1</w:t>
      </w:r>
      <w:r w:rsidRPr="00FD2FA5">
        <w:rPr>
          <w:noProof/>
        </w:rPr>
        <w:t xml:space="preserve">   Detailed system flow</w:t>
      </w:r>
      <w:r>
        <w:rPr>
          <w:noProof/>
        </w:rPr>
        <w:tab/>
      </w:r>
      <w:r>
        <w:rPr>
          <w:noProof/>
        </w:rPr>
        <w:fldChar w:fldCharType="begin"/>
      </w:r>
      <w:r>
        <w:rPr>
          <w:noProof/>
        </w:rPr>
        <w:instrText xml:space="preserve"> PAGEREF _Toc415647320 \h </w:instrText>
      </w:r>
      <w:r>
        <w:rPr>
          <w:noProof/>
        </w:rPr>
      </w:r>
      <w:r>
        <w:rPr>
          <w:noProof/>
        </w:rPr>
        <w:fldChar w:fldCharType="separate"/>
      </w:r>
      <w:r>
        <w:rPr>
          <w:noProof/>
        </w:rPr>
        <w:t>4</w:t>
      </w:r>
      <w:r>
        <w:rPr>
          <w:noProof/>
        </w:rPr>
        <w:fldChar w:fldCharType="end"/>
      </w:r>
    </w:p>
    <w:p w:rsidR="00A60D07" w:rsidRDefault="00D10E2F" w:rsidP="00A60D07">
      <w:pPr>
        <w:pStyle w:val="TOC1"/>
        <w:tabs>
          <w:tab w:val="right" w:leader="dot" w:pos="10618"/>
        </w:tabs>
        <w:sectPr w:rsidR="00A60D07">
          <w:type w:val="continuous"/>
          <w:pgSz w:w="11906" w:h="16838"/>
          <w:pgMar w:top="776" w:right="1740" w:bottom="776" w:left="708" w:header="720" w:footer="720" w:gutter="0"/>
          <w:pgBorders>
            <w:top w:val="single" w:sz="4" w:space="12" w:color="000000"/>
            <w:left w:val="single" w:sz="4" w:space="31" w:color="000000"/>
            <w:bottom w:val="single" w:sz="4" w:space="12" w:color="000000"/>
            <w:right w:val="single" w:sz="4" w:space="26" w:color="000000"/>
          </w:pgBorders>
          <w:cols w:space="720"/>
          <w:docGrid w:linePitch="360"/>
        </w:sectPr>
      </w:pPr>
      <w:r>
        <w:fldChar w:fldCharType="end"/>
      </w:r>
    </w:p>
    <w:p w:rsidR="00A60D07" w:rsidRDefault="00A60D07" w:rsidP="00A60D07">
      <w:pPr>
        <w:pStyle w:val="TOC3"/>
        <w:tabs>
          <w:tab w:val="right" w:leader="dot" w:pos="10618"/>
        </w:tabs>
        <w:sectPr w:rsidR="00A60D07">
          <w:type w:val="continuous"/>
          <w:pgSz w:w="11906" w:h="16838"/>
          <w:pgMar w:top="776" w:right="3330" w:bottom="776" w:left="2598" w:header="720" w:footer="720" w:gutter="0"/>
          <w:pgBorders>
            <w:top w:val="single" w:sz="4" w:space="12" w:color="000000"/>
            <w:left w:val="single" w:sz="4" w:space="31" w:color="000000"/>
            <w:bottom w:val="single" w:sz="4" w:space="12" w:color="000000"/>
            <w:right w:val="single" w:sz="4" w:space="26" w:color="000000"/>
          </w:pgBorders>
          <w:cols w:space="720"/>
          <w:docGrid w:linePitch="360"/>
        </w:sectPr>
      </w:pPr>
    </w:p>
    <w:p w:rsidR="00A60D07" w:rsidRDefault="00A60D07" w:rsidP="00A60D07">
      <w:pPr>
        <w:sectPr w:rsidR="00A60D07">
          <w:type w:val="continuous"/>
          <w:pgSz w:w="11906" w:h="16838"/>
          <w:pgMar w:top="776" w:right="2800" w:bottom="776" w:left="1968" w:header="720" w:footer="720" w:gutter="0"/>
          <w:pgBorders>
            <w:top w:val="single" w:sz="4" w:space="12" w:color="000000"/>
            <w:left w:val="single" w:sz="4" w:space="31" w:color="000000"/>
            <w:bottom w:val="single" w:sz="4" w:space="12" w:color="000000"/>
            <w:right w:val="single" w:sz="4" w:space="26" w:color="000000"/>
          </w:pgBorders>
          <w:cols w:space="720"/>
          <w:docGrid w:linePitch="360"/>
        </w:sectPr>
      </w:pPr>
    </w:p>
    <w:p w:rsidR="00A60D07" w:rsidRDefault="00A60D07" w:rsidP="00A60D07">
      <w:pPr>
        <w:sectPr w:rsidR="00A60D07">
          <w:type w:val="continuous"/>
          <w:pgSz w:w="11906" w:h="16838"/>
          <w:pgMar w:top="776" w:right="2270" w:bottom="776" w:left="1338" w:header="720" w:footer="720" w:gutter="0"/>
          <w:pgBorders>
            <w:top w:val="single" w:sz="4" w:space="12" w:color="000000"/>
            <w:left w:val="single" w:sz="4" w:space="31" w:color="000000"/>
            <w:bottom w:val="single" w:sz="4" w:space="12" w:color="000000"/>
            <w:right w:val="single" w:sz="4" w:space="26" w:color="000000"/>
          </w:pgBorders>
          <w:cols w:space="720"/>
          <w:docGrid w:linePitch="360"/>
        </w:sectPr>
      </w:pPr>
    </w:p>
    <w:p w:rsidR="00A60D07" w:rsidRDefault="00A60D07" w:rsidP="00A60D07">
      <w:pPr>
        <w:sectPr w:rsidR="00A60D07">
          <w:type w:val="continuous"/>
          <w:pgSz w:w="11906" w:h="16838"/>
          <w:pgMar w:top="776" w:right="1740" w:bottom="776" w:left="708" w:header="720" w:footer="720" w:gutter="0"/>
          <w:pgBorders>
            <w:top w:val="single" w:sz="4" w:space="12" w:color="000000"/>
            <w:left w:val="single" w:sz="4" w:space="31" w:color="000000"/>
            <w:bottom w:val="single" w:sz="4" w:space="12" w:color="000000"/>
            <w:right w:val="single" w:sz="4" w:space="26" w:color="000000"/>
          </w:pgBorders>
          <w:cols w:space="720"/>
          <w:docGrid w:linePitch="360"/>
        </w:sectPr>
      </w:pPr>
    </w:p>
    <w:p w:rsidR="00A60D07" w:rsidRDefault="00A60D07" w:rsidP="00A60D07">
      <w:pPr>
        <w:pStyle w:val="StyleHeading1level1Level1HeadH1Heading1H1-Heading11h1"/>
      </w:pPr>
      <w:bookmarkStart w:id="0" w:name="__RefHeading__5_1218701812"/>
      <w:bookmarkStart w:id="1" w:name="_Toc415647314"/>
      <w:bookmarkEnd w:id="0"/>
      <w:r>
        <w:rPr>
          <w:rFonts w:cs="Arial"/>
          <w:bCs w:val="0"/>
          <w:smallCaps/>
          <w:szCs w:val="24"/>
        </w:rPr>
        <w:lastRenderedPageBreak/>
        <w:t>Introduction</w:t>
      </w:r>
      <w:bookmarkEnd w:id="1"/>
      <w:r>
        <w:t xml:space="preserve"> </w:t>
      </w:r>
    </w:p>
    <w:p w:rsidR="00A60D07" w:rsidRDefault="00A60D07" w:rsidP="00A60D07">
      <w:pPr>
        <w:jc w:val="both"/>
        <w:rPr>
          <w:rFonts w:ascii="Arial" w:hAnsi="Arial" w:cs="Arial"/>
          <w:b/>
          <w:caps/>
        </w:rPr>
      </w:pPr>
    </w:p>
    <w:tbl>
      <w:tblPr>
        <w:tblW w:w="0" w:type="auto"/>
        <w:tblInd w:w="8" w:type="dxa"/>
        <w:tblLayout w:type="fixed"/>
        <w:tblCellMar>
          <w:left w:w="0" w:type="dxa"/>
          <w:right w:w="0" w:type="dxa"/>
        </w:tblCellMar>
        <w:tblLook w:val="0000"/>
      </w:tblPr>
      <w:tblGrid>
        <w:gridCol w:w="9648"/>
      </w:tblGrid>
      <w:tr w:rsidR="00A60D07" w:rsidTr="000119FF">
        <w:trPr>
          <w:trHeight w:val="324"/>
        </w:trPr>
        <w:tc>
          <w:tcPr>
            <w:tcW w:w="9648" w:type="dxa"/>
            <w:shd w:val="clear" w:color="auto" w:fill="auto"/>
          </w:tcPr>
          <w:p w:rsidR="00A60D07" w:rsidRDefault="00A60D07" w:rsidP="000119FF">
            <w:pPr>
              <w:pStyle w:val="StyleHeading2Arial"/>
              <w:tabs>
                <w:tab w:val="left" w:pos="576"/>
              </w:tabs>
              <w:snapToGrid w:val="0"/>
              <w:ind w:left="576"/>
            </w:pPr>
            <w:bookmarkStart w:id="2" w:name="__RefHeading__7_1218701812"/>
            <w:bookmarkStart w:id="3" w:name="_Toc415647315"/>
            <w:bookmarkEnd w:id="2"/>
            <w:r>
              <w:t>Purpose of SRS</w:t>
            </w:r>
            <w:bookmarkEnd w:id="3"/>
            <w:r>
              <w:t xml:space="preserve"> </w:t>
            </w:r>
          </w:p>
        </w:tc>
      </w:tr>
      <w:tr w:rsidR="00A60D07" w:rsidTr="000119FF">
        <w:trPr>
          <w:trHeight w:val="1674"/>
        </w:trPr>
        <w:tc>
          <w:tcPr>
            <w:tcW w:w="9648" w:type="dxa"/>
            <w:shd w:val="clear" w:color="auto" w:fill="auto"/>
          </w:tcPr>
          <w:p w:rsidR="00A60D07" w:rsidRDefault="00A60D07" w:rsidP="000119FF">
            <w:pPr>
              <w:tabs>
                <w:tab w:val="left" w:pos="720"/>
              </w:tabs>
              <w:snapToGrid w:val="0"/>
              <w:ind w:right="144"/>
              <w:jc w:val="both"/>
              <w:rPr>
                <w:rFonts w:ascii="Arial" w:hAnsi="Arial" w:cs="Arial"/>
              </w:rPr>
            </w:pPr>
          </w:p>
          <w:p w:rsidR="00A60D07" w:rsidRDefault="00A60D07" w:rsidP="000119FF">
            <w:pPr>
              <w:pStyle w:val="BodyText"/>
              <w:rPr>
                <w:rFonts w:ascii="Arial" w:hAnsi="Arial" w:cs="Arial"/>
              </w:rPr>
            </w:pPr>
            <w:r>
              <w:rPr>
                <w:rFonts w:ascii="Arial" w:hAnsi="Arial" w:cs="Arial"/>
              </w:rPr>
              <w:t>This Systems Requirements Specifications (SRS) specifies requirements for addressing Prepaid Erecharge through IVR.</w:t>
            </w:r>
          </w:p>
          <w:p w:rsidR="00A60D07" w:rsidRDefault="00A60D07" w:rsidP="000119FF">
            <w:pPr>
              <w:pStyle w:val="BodyText"/>
              <w:rPr>
                <w:rFonts w:ascii="Arial" w:hAnsi="Arial" w:cs="Arial"/>
              </w:rPr>
            </w:pPr>
          </w:p>
          <w:p w:rsidR="00A60D07" w:rsidRDefault="00A60D07" w:rsidP="000119FF">
            <w:pPr>
              <w:pStyle w:val="BodyText"/>
              <w:rPr>
                <w:rFonts w:ascii="Arial" w:hAnsi="Arial" w:cs="Arial"/>
              </w:rPr>
            </w:pPr>
          </w:p>
          <w:p w:rsidR="00A60D07" w:rsidRDefault="00A60D07" w:rsidP="000119FF">
            <w:pPr>
              <w:tabs>
                <w:tab w:val="left" w:pos="288"/>
              </w:tabs>
              <w:rPr>
                <w:rFonts w:ascii="Arial" w:hAnsi="Arial" w:cs="Arial"/>
              </w:rPr>
            </w:pPr>
            <w:r>
              <w:rPr>
                <w:rFonts w:ascii="Arial" w:hAnsi="Arial" w:cs="Arial"/>
              </w:rPr>
              <w:t xml:space="preserve">The intended audience for this document is: </w:t>
            </w:r>
          </w:p>
          <w:p w:rsidR="00A60D07" w:rsidRDefault="00A60D07" w:rsidP="000119FF">
            <w:pPr>
              <w:widowControl/>
              <w:numPr>
                <w:ilvl w:val="0"/>
                <w:numId w:val="2"/>
              </w:numPr>
              <w:tabs>
                <w:tab w:val="left" w:pos="288"/>
                <w:tab w:val="left" w:pos="1440"/>
              </w:tabs>
              <w:autoSpaceDE/>
              <w:ind w:left="720" w:hanging="360"/>
              <w:rPr>
                <w:rFonts w:ascii="Arial" w:hAnsi="Arial" w:cs="Arial"/>
              </w:rPr>
            </w:pPr>
            <w:r>
              <w:rPr>
                <w:rFonts w:ascii="Arial" w:hAnsi="Arial" w:cs="Arial"/>
              </w:rPr>
              <w:t>Development Work streams</w:t>
            </w:r>
          </w:p>
          <w:p w:rsidR="00A60D07" w:rsidRDefault="00A60D07" w:rsidP="000119FF">
            <w:pPr>
              <w:widowControl/>
              <w:numPr>
                <w:ilvl w:val="0"/>
                <w:numId w:val="2"/>
              </w:numPr>
              <w:tabs>
                <w:tab w:val="left" w:pos="288"/>
                <w:tab w:val="left" w:pos="1440"/>
              </w:tabs>
              <w:autoSpaceDE/>
              <w:ind w:left="720" w:hanging="360"/>
              <w:rPr>
                <w:rFonts w:ascii="Arial" w:hAnsi="Arial" w:cs="Arial"/>
              </w:rPr>
            </w:pPr>
            <w:r>
              <w:rPr>
                <w:rFonts w:ascii="Arial" w:hAnsi="Arial" w:cs="Arial"/>
              </w:rPr>
              <w:t>Business</w:t>
            </w:r>
          </w:p>
          <w:p w:rsidR="00A60D07" w:rsidRDefault="00A60D07" w:rsidP="000119FF">
            <w:pPr>
              <w:widowControl/>
              <w:numPr>
                <w:ilvl w:val="0"/>
                <w:numId w:val="2"/>
              </w:numPr>
              <w:tabs>
                <w:tab w:val="left" w:pos="288"/>
                <w:tab w:val="left" w:pos="1440"/>
              </w:tabs>
              <w:autoSpaceDE/>
              <w:ind w:left="720" w:hanging="360"/>
              <w:rPr>
                <w:rFonts w:ascii="Arial" w:hAnsi="Arial" w:cs="Arial"/>
              </w:rPr>
            </w:pPr>
            <w:r>
              <w:rPr>
                <w:rFonts w:ascii="Arial" w:hAnsi="Arial" w:cs="Arial"/>
              </w:rPr>
              <w:t>Vendor</w:t>
            </w:r>
          </w:p>
        </w:tc>
      </w:tr>
    </w:tbl>
    <w:p w:rsidR="00A60D07" w:rsidRDefault="00A60D07" w:rsidP="00A60D07">
      <w:pPr>
        <w:tabs>
          <w:tab w:val="left" w:pos="2010"/>
        </w:tabs>
        <w:jc w:val="both"/>
        <w:rPr>
          <w:rFonts w:ascii="Arial" w:hAnsi="Arial" w:cs="Arial"/>
        </w:rPr>
      </w:pPr>
      <w:r>
        <w:rPr>
          <w:rFonts w:ascii="Arial" w:hAnsi="Arial" w:cs="Arial"/>
        </w:rPr>
        <w:t xml:space="preserve"> </w:t>
      </w:r>
      <w:r>
        <w:rPr>
          <w:rFonts w:ascii="Arial" w:hAnsi="Arial" w:cs="Arial"/>
        </w:rPr>
        <w:tab/>
      </w:r>
    </w:p>
    <w:tbl>
      <w:tblPr>
        <w:tblW w:w="0" w:type="auto"/>
        <w:tblInd w:w="8" w:type="dxa"/>
        <w:tblLayout w:type="fixed"/>
        <w:tblCellMar>
          <w:left w:w="0" w:type="dxa"/>
          <w:right w:w="0" w:type="dxa"/>
        </w:tblCellMar>
        <w:tblLook w:val="0000"/>
      </w:tblPr>
      <w:tblGrid>
        <w:gridCol w:w="1072"/>
        <w:gridCol w:w="8576"/>
        <w:gridCol w:w="27"/>
      </w:tblGrid>
      <w:tr w:rsidR="00A60D07" w:rsidTr="000119FF">
        <w:trPr>
          <w:trHeight w:val="324"/>
        </w:trPr>
        <w:tc>
          <w:tcPr>
            <w:tcW w:w="9648" w:type="dxa"/>
            <w:gridSpan w:val="2"/>
            <w:shd w:val="clear" w:color="auto" w:fill="auto"/>
            <w:vAlign w:val="center"/>
          </w:tcPr>
          <w:p w:rsidR="00A60D07" w:rsidRDefault="00A60D07" w:rsidP="000119FF">
            <w:pPr>
              <w:pStyle w:val="StyleHeading2Arial"/>
              <w:tabs>
                <w:tab w:val="left" w:pos="576"/>
              </w:tabs>
              <w:snapToGrid w:val="0"/>
              <w:ind w:left="576"/>
            </w:pPr>
            <w:bookmarkStart w:id="4" w:name="__RefHeading__9_1218701812"/>
            <w:bookmarkStart w:id="5" w:name="_Toc415647316"/>
            <w:bookmarkEnd w:id="4"/>
            <w:r>
              <w:t>Scope of the Project</w:t>
            </w:r>
            <w:bookmarkEnd w:id="5"/>
          </w:p>
        </w:tc>
        <w:tc>
          <w:tcPr>
            <w:tcW w:w="27" w:type="dxa"/>
            <w:shd w:val="clear" w:color="auto" w:fill="auto"/>
          </w:tcPr>
          <w:p w:rsidR="00A60D07" w:rsidRDefault="00A60D07" w:rsidP="000119FF">
            <w:pPr>
              <w:snapToGrid w:val="0"/>
            </w:pPr>
          </w:p>
        </w:tc>
      </w:tr>
      <w:tr w:rsidR="00A60D07" w:rsidTr="000119FF">
        <w:trPr>
          <w:trHeight w:val="1305"/>
        </w:trPr>
        <w:tc>
          <w:tcPr>
            <w:tcW w:w="9648" w:type="dxa"/>
            <w:gridSpan w:val="2"/>
            <w:shd w:val="clear" w:color="auto" w:fill="auto"/>
            <w:vAlign w:val="center"/>
          </w:tcPr>
          <w:p w:rsidR="00A60D07" w:rsidRDefault="00A60D07" w:rsidP="000119FF">
            <w:pPr>
              <w:numPr>
                <w:ilvl w:val="0"/>
                <w:numId w:val="19"/>
              </w:numPr>
              <w:rPr>
                <w:rFonts w:ascii="Arial" w:hAnsi="Arial" w:cs="Arial"/>
              </w:rPr>
            </w:pPr>
            <w:r>
              <w:rPr>
                <w:rFonts w:ascii="Arial" w:hAnsi="Arial" w:cs="Arial"/>
              </w:rPr>
              <w:t>RCOM CDMA/RCOM GSM/RTL GSM,</w:t>
            </w:r>
            <w:r w:rsidRPr="00055874">
              <w:rPr>
                <w:rFonts w:ascii="Arial" w:hAnsi="Arial" w:cs="Arial"/>
                <w:highlight w:val="yellow"/>
              </w:rPr>
              <w:t>HSD,Datacard,FWP,3G Dongle</w:t>
            </w:r>
            <w:r>
              <w:rPr>
                <w:rFonts w:ascii="Arial" w:hAnsi="Arial" w:cs="Arial"/>
              </w:rPr>
              <w:t>….Prepaid</w:t>
            </w:r>
          </w:p>
          <w:p w:rsidR="00082339" w:rsidRDefault="00A60D07" w:rsidP="000119FF">
            <w:pPr>
              <w:numPr>
                <w:ilvl w:val="0"/>
                <w:numId w:val="19"/>
              </w:numPr>
              <w:rPr>
                <w:rFonts w:ascii="Arial" w:hAnsi="Arial" w:cs="Arial"/>
              </w:rPr>
            </w:pPr>
            <w:r w:rsidRPr="00082339">
              <w:rPr>
                <w:rFonts w:ascii="Arial" w:hAnsi="Arial" w:cs="Arial"/>
              </w:rPr>
              <w:t>The current scope enables E</w:t>
            </w:r>
            <w:r w:rsidR="00082339" w:rsidRPr="00082339">
              <w:rPr>
                <w:rFonts w:ascii="Arial" w:hAnsi="Arial" w:cs="Arial"/>
              </w:rPr>
              <w:t>-</w:t>
            </w:r>
            <w:r w:rsidRPr="00082339">
              <w:rPr>
                <w:rFonts w:ascii="Arial" w:hAnsi="Arial" w:cs="Arial"/>
              </w:rPr>
              <w:t>Recharge through IVR only</w:t>
            </w:r>
          </w:p>
          <w:p w:rsidR="00C739C0" w:rsidRPr="00082339" w:rsidRDefault="00A60D07" w:rsidP="00C739C0">
            <w:pPr>
              <w:numPr>
                <w:ilvl w:val="0"/>
                <w:numId w:val="19"/>
              </w:numPr>
              <w:rPr>
                <w:rFonts w:ascii="Arial" w:hAnsi="Arial" w:cs="Arial"/>
              </w:rPr>
            </w:pPr>
            <w:r w:rsidRPr="00082339">
              <w:rPr>
                <w:rFonts w:ascii="Arial" w:hAnsi="Arial" w:cs="Arial"/>
              </w:rPr>
              <w:t>In case of HSD, Datacard &amp; 3G Dongle SMS confirmation of E</w:t>
            </w:r>
            <w:r w:rsidR="00082339" w:rsidRPr="00082339">
              <w:rPr>
                <w:rFonts w:ascii="Arial" w:hAnsi="Arial" w:cs="Arial"/>
              </w:rPr>
              <w:t>-</w:t>
            </w:r>
            <w:r w:rsidRPr="00082339">
              <w:rPr>
                <w:rFonts w:ascii="Arial" w:hAnsi="Arial" w:cs="Arial"/>
              </w:rPr>
              <w:t xml:space="preserve">Recharge success on alternate MDN will be catered through a separate </w:t>
            </w:r>
            <w:r w:rsidRPr="00082339">
              <w:rPr>
                <w:b/>
              </w:rPr>
              <w:t>BR</w:t>
            </w:r>
          </w:p>
          <w:p w:rsidR="00C739C0" w:rsidRDefault="00C739C0" w:rsidP="00C739C0">
            <w:pPr>
              <w:rPr>
                <w:rFonts w:ascii="Arial" w:hAnsi="Arial" w:cs="Arial"/>
              </w:rPr>
            </w:pPr>
          </w:p>
          <w:p w:rsidR="00A60D07" w:rsidRDefault="00A60D07" w:rsidP="000119FF">
            <w:pPr>
              <w:ind w:left="720"/>
              <w:rPr>
                <w:rFonts w:ascii="Arial" w:hAnsi="Arial" w:cs="Arial"/>
              </w:rPr>
            </w:pPr>
          </w:p>
        </w:tc>
        <w:tc>
          <w:tcPr>
            <w:tcW w:w="27" w:type="dxa"/>
            <w:shd w:val="clear" w:color="auto" w:fill="auto"/>
          </w:tcPr>
          <w:p w:rsidR="00A60D07" w:rsidRDefault="00A60D07" w:rsidP="000119FF">
            <w:pPr>
              <w:snapToGrid w:val="0"/>
            </w:pPr>
          </w:p>
        </w:tc>
      </w:tr>
      <w:tr w:rsidR="00A60D07" w:rsidTr="000119FF">
        <w:trPr>
          <w:trHeight w:val="99"/>
        </w:trPr>
        <w:tc>
          <w:tcPr>
            <w:tcW w:w="9675" w:type="dxa"/>
            <w:gridSpan w:val="3"/>
            <w:shd w:val="clear" w:color="auto" w:fill="auto"/>
          </w:tcPr>
          <w:p w:rsidR="00A60D07" w:rsidRDefault="00A60D07" w:rsidP="000119FF">
            <w:pPr>
              <w:pStyle w:val="StyleHeading2Arial"/>
              <w:tabs>
                <w:tab w:val="left" w:pos="576"/>
              </w:tabs>
              <w:snapToGrid w:val="0"/>
              <w:ind w:left="576"/>
            </w:pPr>
            <w:bookmarkStart w:id="6" w:name="__RefHeading__11_1218701812"/>
            <w:bookmarkEnd w:id="6"/>
          </w:p>
        </w:tc>
      </w:tr>
      <w:tr w:rsidR="00A60D07" w:rsidTr="000119FF">
        <w:trPr>
          <w:trHeight w:val="510"/>
        </w:trPr>
        <w:tc>
          <w:tcPr>
            <w:tcW w:w="1072" w:type="dxa"/>
            <w:shd w:val="clear" w:color="auto" w:fill="auto"/>
            <w:vAlign w:val="center"/>
          </w:tcPr>
          <w:p w:rsidR="00A60D07" w:rsidRDefault="00A60D07" w:rsidP="000119FF">
            <w:pPr>
              <w:snapToGrid w:val="0"/>
              <w:ind w:right="144"/>
              <w:jc w:val="both"/>
              <w:rPr>
                <w:rFonts w:ascii="Arial" w:hAnsi="Arial" w:cs="Arial"/>
              </w:rPr>
            </w:pPr>
          </w:p>
        </w:tc>
        <w:tc>
          <w:tcPr>
            <w:tcW w:w="8603" w:type="dxa"/>
            <w:gridSpan w:val="2"/>
            <w:shd w:val="clear" w:color="auto" w:fill="auto"/>
            <w:vAlign w:val="center"/>
          </w:tcPr>
          <w:p w:rsidR="00A60D07" w:rsidRDefault="00A60D07" w:rsidP="000119FF">
            <w:pPr>
              <w:snapToGrid w:val="0"/>
              <w:ind w:right="144"/>
              <w:jc w:val="both"/>
              <w:rPr>
                <w:rFonts w:ascii="Arial" w:hAnsi="Arial" w:cs="Arial"/>
              </w:rPr>
            </w:pPr>
          </w:p>
        </w:tc>
      </w:tr>
      <w:tr w:rsidR="00A60D07" w:rsidTr="000119FF">
        <w:trPr>
          <w:trHeight w:val="510"/>
        </w:trPr>
        <w:tc>
          <w:tcPr>
            <w:tcW w:w="1072" w:type="dxa"/>
            <w:shd w:val="clear" w:color="auto" w:fill="auto"/>
            <w:vAlign w:val="center"/>
          </w:tcPr>
          <w:p w:rsidR="00A60D07" w:rsidRDefault="00A60D07" w:rsidP="000119FF">
            <w:pPr>
              <w:snapToGrid w:val="0"/>
              <w:ind w:right="144"/>
              <w:jc w:val="both"/>
              <w:rPr>
                <w:rFonts w:ascii="Arial" w:hAnsi="Arial" w:cs="Arial"/>
              </w:rPr>
            </w:pPr>
          </w:p>
        </w:tc>
        <w:tc>
          <w:tcPr>
            <w:tcW w:w="8603" w:type="dxa"/>
            <w:gridSpan w:val="2"/>
            <w:shd w:val="clear" w:color="auto" w:fill="auto"/>
            <w:vAlign w:val="center"/>
          </w:tcPr>
          <w:p w:rsidR="00A60D07" w:rsidRDefault="00A60D07" w:rsidP="000119FF">
            <w:pPr>
              <w:snapToGrid w:val="0"/>
              <w:ind w:right="144"/>
              <w:jc w:val="both"/>
              <w:rPr>
                <w:rFonts w:ascii="Arial" w:hAnsi="Arial" w:cs="Arial"/>
              </w:rPr>
            </w:pPr>
          </w:p>
        </w:tc>
      </w:tr>
      <w:tr w:rsidR="00A60D07" w:rsidTr="000119FF">
        <w:trPr>
          <w:trHeight w:val="510"/>
        </w:trPr>
        <w:tc>
          <w:tcPr>
            <w:tcW w:w="1072" w:type="dxa"/>
            <w:shd w:val="clear" w:color="auto" w:fill="auto"/>
            <w:vAlign w:val="center"/>
          </w:tcPr>
          <w:p w:rsidR="00A60D07" w:rsidRDefault="00A60D07" w:rsidP="000119FF">
            <w:pPr>
              <w:snapToGrid w:val="0"/>
              <w:ind w:right="144"/>
              <w:jc w:val="both"/>
              <w:rPr>
                <w:rFonts w:ascii="Arial" w:hAnsi="Arial" w:cs="Arial"/>
              </w:rPr>
            </w:pPr>
          </w:p>
        </w:tc>
        <w:tc>
          <w:tcPr>
            <w:tcW w:w="8603" w:type="dxa"/>
            <w:gridSpan w:val="2"/>
            <w:shd w:val="clear" w:color="auto" w:fill="auto"/>
            <w:vAlign w:val="center"/>
          </w:tcPr>
          <w:p w:rsidR="00A60D07" w:rsidRDefault="00A60D07" w:rsidP="000119FF">
            <w:pPr>
              <w:snapToGrid w:val="0"/>
              <w:ind w:right="144"/>
              <w:jc w:val="both"/>
              <w:rPr>
                <w:rFonts w:ascii="Arial" w:hAnsi="Arial" w:cs="Arial"/>
              </w:rPr>
            </w:pPr>
          </w:p>
        </w:tc>
      </w:tr>
      <w:tr w:rsidR="00A60D07" w:rsidTr="000119FF">
        <w:trPr>
          <w:trHeight w:val="87"/>
        </w:trPr>
        <w:tc>
          <w:tcPr>
            <w:tcW w:w="9675" w:type="dxa"/>
            <w:gridSpan w:val="3"/>
            <w:shd w:val="clear" w:color="auto" w:fill="auto"/>
            <w:vAlign w:val="center"/>
          </w:tcPr>
          <w:p w:rsidR="00A60D07" w:rsidRDefault="00A60D07" w:rsidP="000119FF">
            <w:bookmarkStart w:id="7" w:name="__RefHeading__13_1218701812"/>
            <w:bookmarkEnd w:id="7"/>
          </w:p>
        </w:tc>
      </w:tr>
      <w:tr w:rsidR="00A60D07" w:rsidTr="000119FF">
        <w:trPr>
          <w:trHeight w:val="450"/>
        </w:trPr>
        <w:tc>
          <w:tcPr>
            <w:tcW w:w="9675" w:type="dxa"/>
            <w:gridSpan w:val="3"/>
            <w:shd w:val="clear" w:color="auto" w:fill="auto"/>
            <w:vAlign w:val="center"/>
          </w:tcPr>
          <w:p w:rsidR="00A60D07" w:rsidRDefault="00A60D07" w:rsidP="000119FF">
            <w:pPr>
              <w:widowControl/>
              <w:rPr>
                <w:rFonts w:ascii="Arial" w:hAnsi="Arial" w:cs="Arial"/>
              </w:rPr>
            </w:pPr>
            <w:r>
              <w:rPr>
                <w:rFonts w:ascii="Arial" w:hAnsi="Arial" w:cs="Arial"/>
              </w:rPr>
              <w:t>BR Description: Prepaid Erecharge through IVR.</w:t>
            </w:r>
          </w:p>
          <w:p w:rsidR="00A60D07" w:rsidRDefault="00A60D07" w:rsidP="00082339">
            <w:pPr>
              <w:widowControl/>
              <w:rPr>
                <w:rFonts w:ascii="Arial" w:hAnsi="Arial" w:cs="Arial"/>
              </w:rPr>
            </w:pPr>
          </w:p>
        </w:tc>
      </w:tr>
    </w:tbl>
    <w:p w:rsidR="00A60D07" w:rsidRDefault="00A60D07" w:rsidP="00A60D07">
      <w:pPr>
        <w:tabs>
          <w:tab w:val="left" w:pos="2010"/>
        </w:tabs>
        <w:jc w:val="both"/>
      </w:pPr>
    </w:p>
    <w:tbl>
      <w:tblPr>
        <w:tblW w:w="0" w:type="auto"/>
        <w:tblInd w:w="8" w:type="dxa"/>
        <w:tblLayout w:type="fixed"/>
        <w:tblCellMar>
          <w:left w:w="0" w:type="dxa"/>
          <w:right w:w="0" w:type="dxa"/>
        </w:tblCellMar>
        <w:tblLook w:val="0000"/>
      </w:tblPr>
      <w:tblGrid>
        <w:gridCol w:w="9675"/>
      </w:tblGrid>
      <w:tr w:rsidR="00A60D07" w:rsidTr="000119FF">
        <w:trPr>
          <w:trHeight w:val="87"/>
        </w:trPr>
        <w:tc>
          <w:tcPr>
            <w:tcW w:w="9675" w:type="dxa"/>
            <w:shd w:val="clear" w:color="auto" w:fill="auto"/>
            <w:vAlign w:val="center"/>
          </w:tcPr>
          <w:p w:rsidR="00A60D07" w:rsidRDefault="00A60D07" w:rsidP="000119FF">
            <w:pPr>
              <w:pStyle w:val="StyleHeading2Arial"/>
              <w:tabs>
                <w:tab w:val="left" w:pos="576"/>
              </w:tabs>
              <w:snapToGrid w:val="0"/>
              <w:ind w:left="576"/>
            </w:pPr>
            <w:bookmarkStart w:id="8" w:name="__RefHeading__15_1218701812"/>
            <w:bookmarkEnd w:id="8"/>
          </w:p>
        </w:tc>
      </w:tr>
      <w:tr w:rsidR="00A60D07" w:rsidTr="000119FF">
        <w:trPr>
          <w:trHeight w:val="450"/>
        </w:trPr>
        <w:tc>
          <w:tcPr>
            <w:tcW w:w="9675" w:type="dxa"/>
            <w:shd w:val="clear" w:color="auto" w:fill="auto"/>
            <w:vAlign w:val="center"/>
          </w:tcPr>
          <w:p w:rsidR="00A60D07" w:rsidRDefault="00A60D07" w:rsidP="000119FF">
            <w:pPr>
              <w:ind w:left="720" w:right="144"/>
              <w:jc w:val="both"/>
              <w:rPr>
                <w:rFonts w:ascii="Arial" w:hAnsi="Arial" w:cs="Arial"/>
              </w:rPr>
            </w:pPr>
          </w:p>
        </w:tc>
      </w:tr>
    </w:tbl>
    <w:p w:rsidR="00A60D07" w:rsidRDefault="00A60D07" w:rsidP="00A60D07">
      <w:pPr>
        <w:tabs>
          <w:tab w:val="left" w:pos="2490"/>
        </w:tabs>
        <w:jc w:val="both"/>
        <w:rPr>
          <w:rFonts w:ascii="Arial" w:hAnsi="Arial" w:cs="Arial"/>
          <w:b/>
          <w:sz w:val="28"/>
        </w:rPr>
      </w:pPr>
      <w:r>
        <w:rPr>
          <w:rFonts w:ascii="Arial" w:hAnsi="Arial" w:cs="Arial"/>
          <w:b/>
          <w:sz w:val="28"/>
        </w:rPr>
        <w:tab/>
      </w:r>
    </w:p>
    <w:p w:rsidR="00A60D07" w:rsidRDefault="00A60D07" w:rsidP="00A60D07">
      <w:pPr>
        <w:pageBreakBefore/>
        <w:tabs>
          <w:tab w:val="left" w:pos="2490"/>
        </w:tabs>
        <w:jc w:val="both"/>
        <w:rPr>
          <w:rFonts w:ascii="Arial" w:hAnsi="Arial" w:cs="Arial"/>
          <w:b/>
          <w:sz w:val="28"/>
        </w:rPr>
      </w:pPr>
    </w:p>
    <w:p w:rsidR="00A60D07" w:rsidRDefault="00A60D07" w:rsidP="00A60D07">
      <w:pPr>
        <w:pStyle w:val="StyleHeading1level1Level1HeadH1Heading1H1-Heading11h1"/>
      </w:pPr>
      <w:bookmarkStart w:id="9" w:name="__RefHeading__17_1218701812"/>
      <w:bookmarkStart w:id="10" w:name="_Toc415647317"/>
      <w:bookmarkEnd w:id="9"/>
      <w:r>
        <w:rPr>
          <w:rFonts w:cs="Arial"/>
          <w:bCs w:val="0"/>
          <w:smallCaps/>
          <w:szCs w:val="24"/>
        </w:rPr>
        <w:t>General Description</w:t>
      </w:r>
      <w:bookmarkEnd w:id="10"/>
      <w:r>
        <w:t xml:space="preserve"> </w:t>
      </w:r>
    </w:p>
    <w:p w:rsidR="00A60D07" w:rsidRDefault="00A60D07" w:rsidP="00A60D07">
      <w:pPr>
        <w:pStyle w:val="StyleHeading1level1Level1HeadH1Heading1H1-Heading11h1"/>
      </w:pPr>
    </w:p>
    <w:p w:rsidR="00A60D07" w:rsidRPr="005801A0" w:rsidRDefault="00A60D07" w:rsidP="00A60D07">
      <w:pPr>
        <w:widowControl/>
        <w:rPr>
          <w:rFonts w:ascii="Arial" w:hAnsi="Arial" w:cs="Arial"/>
        </w:rPr>
      </w:pPr>
      <w:r w:rsidRPr="005801A0">
        <w:rPr>
          <w:rFonts w:ascii="Arial" w:hAnsi="Arial" w:cs="Arial"/>
        </w:rPr>
        <w:t>Currently Customers are dependent on eRecharge dealers for recharging the</w:t>
      </w:r>
      <w:r>
        <w:rPr>
          <w:rFonts w:ascii="Arial" w:hAnsi="Arial" w:cs="Arial"/>
        </w:rPr>
        <w:t>ir Prepaid account.</w:t>
      </w:r>
      <w:r w:rsidRPr="005801A0">
        <w:rPr>
          <w:rFonts w:ascii="Arial" w:hAnsi="Arial" w:cs="Arial"/>
        </w:rPr>
        <w:t xml:space="preserve"> The functionality will enable Customers to recharge at their convenience through IVR.</w:t>
      </w:r>
    </w:p>
    <w:p w:rsidR="00A60D07" w:rsidRPr="005801A0" w:rsidRDefault="00A60D07" w:rsidP="00A60D07">
      <w:pPr>
        <w:widowControl/>
        <w:rPr>
          <w:rFonts w:ascii="Arial" w:hAnsi="Arial" w:cs="Arial"/>
        </w:rPr>
      </w:pPr>
      <w:r>
        <w:rPr>
          <w:rFonts w:ascii="Arial" w:hAnsi="Arial" w:cs="Arial"/>
        </w:rPr>
        <w:t>And</w:t>
      </w:r>
      <w:r w:rsidRPr="005801A0">
        <w:rPr>
          <w:rFonts w:ascii="Arial" w:hAnsi="Arial" w:cs="Arial"/>
        </w:rPr>
        <w:t xml:space="preserve"> the same is as Detailed below.</w:t>
      </w:r>
    </w:p>
    <w:p w:rsidR="00A60D07" w:rsidRDefault="00A60D07" w:rsidP="00A60D07">
      <w:pPr>
        <w:widowControl/>
        <w:rPr>
          <w:rFonts w:ascii="Arial" w:hAnsi="Arial"/>
          <w:b/>
          <w:bCs/>
          <w:color w:val="1F497D"/>
          <w:sz w:val="24"/>
        </w:rPr>
      </w:pPr>
    </w:p>
    <w:p w:rsidR="00A60D07" w:rsidRDefault="00A60D07" w:rsidP="00A60D07">
      <w:pPr>
        <w:ind w:left="2362"/>
        <w:jc w:val="both"/>
      </w:pPr>
    </w:p>
    <w:tbl>
      <w:tblPr>
        <w:tblW w:w="0" w:type="auto"/>
        <w:tblInd w:w="8" w:type="dxa"/>
        <w:tblLayout w:type="fixed"/>
        <w:tblCellMar>
          <w:left w:w="0" w:type="dxa"/>
          <w:right w:w="0" w:type="dxa"/>
        </w:tblCellMar>
        <w:tblLook w:val="0000"/>
      </w:tblPr>
      <w:tblGrid>
        <w:gridCol w:w="9466"/>
      </w:tblGrid>
      <w:tr w:rsidR="00A60D07" w:rsidTr="000119FF">
        <w:trPr>
          <w:trHeight w:val="87"/>
        </w:trPr>
        <w:tc>
          <w:tcPr>
            <w:tcW w:w="9466" w:type="dxa"/>
            <w:shd w:val="clear" w:color="auto" w:fill="auto"/>
            <w:vAlign w:val="center"/>
          </w:tcPr>
          <w:p w:rsidR="00A60D07" w:rsidRDefault="00A60D07" w:rsidP="000119FF">
            <w:pPr>
              <w:pStyle w:val="StyleHeading2Arial"/>
              <w:tabs>
                <w:tab w:val="left" w:pos="576"/>
              </w:tabs>
              <w:snapToGrid w:val="0"/>
              <w:ind w:left="576"/>
            </w:pPr>
            <w:bookmarkStart w:id="11" w:name="__RefHeading__25_1218701812"/>
            <w:bookmarkStart w:id="12" w:name="_Toc415647318"/>
            <w:bookmarkEnd w:id="11"/>
            <w:r>
              <w:t>Assumptions, Dependencies and Risks:-</w:t>
            </w:r>
            <w:bookmarkEnd w:id="12"/>
          </w:p>
          <w:p w:rsidR="00A60D07" w:rsidRDefault="00A60D07" w:rsidP="000119FF">
            <w:pPr>
              <w:tabs>
                <w:tab w:val="left" w:pos="576"/>
              </w:tabs>
              <w:snapToGrid w:val="0"/>
              <w:ind w:left="576"/>
            </w:pPr>
          </w:p>
        </w:tc>
      </w:tr>
      <w:tr w:rsidR="00A60D07" w:rsidTr="000119FF">
        <w:trPr>
          <w:trHeight w:val="450"/>
        </w:trPr>
        <w:tc>
          <w:tcPr>
            <w:tcW w:w="9466" w:type="dxa"/>
            <w:shd w:val="clear" w:color="auto" w:fill="auto"/>
            <w:vAlign w:val="center"/>
          </w:tcPr>
          <w:p w:rsidR="00A60D07" w:rsidRDefault="00A60D07" w:rsidP="000119FF">
            <w:pPr>
              <w:snapToGrid w:val="0"/>
              <w:jc w:val="both"/>
              <w:rPr>
                <w:rFonts w:ascii="Arial" w:hAnsi="Arial" w:cs="Arial"/>
              </w:rPr>
            </w:pPr>
            <w:r>
              <w:rPr>
                <w:rFonts w:ascii="Arial" w:hAnsi="Arial" w:cs="Arial"/>
              </w:rPr>
              <w:t xml:space="preserve"> 1. Bill Desk will provide Java API for credit/debit card payment. This API will be responsible for doing all encryption and transaction handling between PACE and Bill Desk API.</w:t>
            </w:r>
          </w:p>
          <w:p w:rsidR="00A60D07" w:rsidRPr="003F74B6" w:rsidRDefault="00A60D07" w:rsidP="000119FF">
            <w:pPr>
              <w:snapToGrid w:val="0"/>
              <w:jc w:val="both"/>
              <w:rPr>
                <w:rFonts w:ascii="Arial" w:hAnsi="Arial" w:cs="Arial"/>
                <w:highlight w:val="yellow"/>
              </w:rPr>
            </w:pPr>
            <w:r>
              <w:rPr>
                <w:rFonts w:ascii="Arial" w:hAnsi="Arial" w:cs="Arial"/>
              </w:rPr>
              <w:t xml:space="preserve">2. </w:t>
            </w:r>
            <w:r w:rsidRPr="003F74B6">
              <w:rPr>
                <w:rFonts w:ascii="Arial" w:hAnsi="Arial" w:cs="Arial"/>
                <w:highlight w:val="yellow"/>
              </w:rPr>
              <w:t xml:space="preserve">ERecharge transaction made through IVR will be visible through Self-service channel i.e Last </w:t>
            </w:r>
          </w:p>
          <w:p w:rsidR="00A60D07" w:rsidRDefault="00A60D07" w:rsidP="000119FF">
            <w:pPr>
              <w:widowControl/>
              <w:tabs>
                <w:tab w:val="left" w:pos="-720"/>
                <w:tab w:val="left" w:pos="0"/>
                <w:tab w:val="left" w:pos="720"/>
                <w:tab w:val="left" w:pos="1440"/>
                <w:tab w:val="left" w:pos="2160"/>
                <w:tab w:val="left" w:pos="2880"/>
                <w:tab w:val="left" w:pos="3600"/>
                <w:tab w:val="left" w:pos="4320"/>
              </w:tabs>
              <w:suppressAutoHyphens w:val="0"/>
              <w:autoSpaceDN w:val="0"/>
              <w:adjustRightInd w:val="0"/>
              <w:rPr>
                <w:rFonts w:ascii="Arial" w:hAnsi="Arial" w:cs="Arial"/>
              </w:rPr>
            </w:pPr>
            <w:r w:rsidRPr="003F74B6">
              <w:rPr>
                <w:rFonts w:ascii="Arial" w:hAnsi="Arial" w:cs="Arial"/>
                <w:highlight w:val="yellow"/>
              </w:rPr>
              <w:t xml:space="preserve">    5 transaction details, where source system will be IVR for such cases.</w:t>
            </w:r>
            <w:r>
              <w:rPr>
                <w:rFonts w:ascii="Verdana" w:hAnsi="Verdana" w:cs="Verdana"/>
                <w:color w:val="0000FF"/>
                <w:sz w:val="20"/>
                <w:szCs w:val="20"/>
                <w:lang w:eastAsia="en-US"/>
              </w:rPr>
              <w:t xml:space="preserve"> PACE will show last 5 transaction details, for which the source can be "PACE/IVR". Addition of new column "SOURCE" will be provided.</w:t>
            </w:r>
          </w:p>
          <w:p w:rsidR="00A60D07" w:rsidRDefault="00A60D07" w:rsidP="000119FF">
            <w:pPr>
              <w:snapToGrid w:val="0"/>
              <w:jc w:val="both"/>
              <w:rPr>
                <w:rFonts w:ascii="Arial" w:hAnsi="Arial" w:cs="Arial"/>
              </w:rPr>
            </w:pPr>
            <w:r>
              <w:rPr>
                <w:rFonts w:ascii="Arial" w:hAnsi="Arial" w:cs="Arial"/>
              </w:rPr>
              <w:t>3. The subscriber must have the OTP before initiating the call on IVR.</w:t>
            </w:r>
          </w:p>
          <w:p w:rsidR="00A60D07" w:rsidRDefault="00A60D07" w:rsidP="000119FF">
            <w:pPr>
              <w:snapToGrid w:val="0"/>
              <w:jc w:val="both"/>
              <w:rPr>
                <w:rFonts w:ascii="Arial" w:hAnsi="Arial" w:cs="Arial"/>
              </w:rPr>
            </w:pPr>
            <w:r>
              <w:rPr>
                <w:rFonts w:ascii="Arial" w:hAnsi="Arial" w:cs="Arial"/>
              </w:rPr>
              <w:t>4.  Error handling will be taken care by PACE ops.</w:t>
            </w:r>
          </w:p>
          <w:p w:rsidR="00082339" w:rsidRDefault="00A60D07" w:rsidP="00082339">
            <w:pPr>
              <w:snapToGrid w:val="0"/>
              <w:jc w:val="both"/>
              <w:rPr>
                <w:rFonts w:ascii="Arial" w:hAnsi="Arial" w:cs="Arial"/>
              </w:rPr>
            </w:pPr>
            <w:r>
              <w:rPr>
                <w:rFonts w:ascii="Arial" w:hAnsi="Arial" w:cs="Arial"/>
              </w:rPr>
              <w:t>5. Bill desk will support both payments through Credit card and Debit card.</w:t>
            </w:r>
          </w:p>
          <w:p w:rsidR="00082339" w:rsidRPr="00082339" w:rsidRDefault="008337A7" w:rsidP="00082339">
            <w:pPr>
              <w:pStyle w:val="ListParagraph"/>
              <w:numPr>
                <w:ilvl w:val="0"/>
                <w:numId w:val="34"/>
              </w:numPr>
              <w:snapToGrid w:val="0"/>
              <w:jc w:val="both"/>
              <w:rPr>
                <w:rFonts w:ascii="Arial" w:hAnsi="Arial" w:cs="Arial"/>
              </w:rPr>
            </w:pPr>
            <w:r w:rsidRPr="00082339">
              <w:rPr>
                <w:rFonts w:ascii="Arial" w:hAnsi="Arial" w:cs="Arial"/>
              </w:rPr>
              <w:t>Postpaid Bill payment from PACE to downstream system i.e Billing remains intact.</w:t>
            </w:r>
          </w:p>
          <w:p w:rsidR="00082339" w:rsidRPr="00082339" w:rsidRDefault="008337A7" w:rsidP="00082339">
            <w:pPr>
              <w:pStyle w:val="ListParagraph"/>
              <w:numPr>
                <w:ilvl w:val="0"/>
                <w:numId w:val="34"/>
              </w:numPr>
              <w:snapToGrid w:val="0"/>
              <w:jc w:val="both"/>
              <w:rPr>
                <w:rFonts w:ascii="Arial" w:hAnsi="Arial" w:cs="Arial"/>
              </w:rPr>
            </w:pPr>
            <w:r w:rsidRPr="00082339">
              <w:rPr>
                <w:rFonts w:ascii="Arial" w:hAnsi="Arial" w:cs="Arial"/>
              </w:rPr>
              <w:t>Prepaid Pack buying and Plan purchase from PACE to downstream system remains intact.</w:t>
            </w:r>
          </w:p>
          <w:p w:rsidR="00082339" w:rsidRPr="00082339" w:rsidRDefault="00197353" w:rsidP="00082339">
            <w:pPr>
              <w:pStyle w:val="ListParagraph"/>
              <w:numPr>
                <w:ilvl w:val="0"/>
                <w:numId w:val="34"/>
              </w:numPr>
              <w:snapToGrid w:val="0"/>
              <w:jc w:val="both"/>
              <w:rPr>
                <w:rFonts w:ascii="Arial" w:hAnsi="Arial" w:cs="Arial"/>
              </w:rPr>
            </w:pPr>
            <w:r w:rsidRPr="00082339">
              <w:rPr>
                <w:rFonts w:ascii="Arial" w:hAnsi="Arial" w:cs="Arial"/>
              </w:rPr>
              <w:t>Configuration of Pack and Plan will be required at IVR.</w:t>
            </w:r>
            <w:r w:rsidR="0035513C" w:rsidRPr="00082339">
              <w:rPr>
                <w:rFonts w:ascii="Arial" w:hAnsi="Arial" w:cs="Arial"/>
              </w:rPr>
              <w:t xml:space="preserve"> And the same needs to be available at PACE.</w:t>
            </w:r>
          </w:p>
          <w:p w:rsidR="004468B7" w:rsidRPr="00082339" w:rsidRDefault="004468B7" w:rsidP="00082339">
            <w:pPr>
              <w:pStyle w:val="ListParagraph"/>
              <w:numPr>
                <w:ilvl w:val="0"/>
                <w:numId w:val="34"/>
              </w:numPr>
              <w:snapToGrid w:val="0"/>
              <w:jc w:val="both"/>
              <w:rPr>
                <w:rFonts w:ascii="Arial" w:hAnsi="Arial" w:cs="Arial"/>
              </w:rPr>
            </w:pPr>
            <w:r w:rsidRPr="00082339">
              <w:rPr>
                <w:rFonts w:ascii="Arial" w:hAnsi="Arial" w:cs="Arial"/>
              </w:rPr>
              <w:t>For PBP (Postpaid)bill payment minimum capping is required at IVR.</w:t>
            </w:r>
          </w:p>
          <w:p w:rsidR="00A60D07" w:rsidRDefault="00A60D07" w:rsidP="000119FF">
            <w:pPr>
              <w:snapToGrid w:val="0"/>
              <w:jc w:val="both"/>
              <w:rPr>
                <w:rFonts w:ascii="Arial" w:hAnsi="Arial" w:cs="Arial"/>
              </w:rPr>
            </w:pPr>
          </w:p>
          <w:p w:rsidR="00A60D07" w:rsidRDefault="00A60D07" w:rsidP="000119FF">
            <w:pPr>
              <w:snapToGrid w:val="0"/>
              <w:jc w:val="both"/>
              <w:rPr>
                <w:rFonts w:ascii="Arial" w:hAnsi="Arial" w:cs="Arial"/>
              </w:rPr>
            </w:pPr>
          </w:p>
          <w:p w:rsidR="00A60D07" w:rsidRDefault="00A60D07" w:rsidP="000119FF">
            <w:pPr>
              <w:snapToGrid w:val="0"/>
              <w:jc w:val="both"/>
              <w:rPr>
                <w:rFonts w:ascii="Arial" w:hAnsi="Arial" w:cs="Arial"/>
              </w:rPr>
            </w:pPr>
          </w:p>
          <w:p w:rsidR="00A60D07" w:rsidRDefault="00A60D07" w:rsidP="000119FF">
            <w:pPr>
              <w:snapToGrid w:val="0"/>
              <w:jc w:val="both"/>
              <w:rPr>
                <w:rFonts w:ascii="Arial" w:hAnsi="Arial" w:cs="Arial"/>
              </w:rPr>
            </w:pPr>
          </w:p>
          <w:p w:rsidR="00A60D07" w:rsidRDefault="00A60D07" w:rsidP="000119FF">
            <w:pPr>
              <w:snapToGrid w:val="0"/>
              <w:jc w:val="both"/>
              <w:rPr>
                <w:rFonts w:ascii="Arial" w:hAnsi="Arial" w:cs="Arial"/>
              </w:rPr>
            </w:pPr>
          </w:p>
          <w:p w:rsidR="00A60D07" w:rsidRDefault="00A60D07" w:rsidP="000119FF">
            <w:pPr>
              <w:snapToGrid w:val="0"/>
              <w:jc w:val="both"/>
              <w:rPr>
                <w:rFonts w:ascii="Arial" w:hAnsi="Arial" w:cs="Arial"/>
              </w:rPr>
            </w:pPr>
          </w:p>
          <w:p w:rsidR="00A60D07" w:rsidRDefault="00A60D07" w:rsidP="000119FF">
            <w:pPr>
              <w:snapToGrid w:val="0"/>
              <w:jc w:val="both"/>
              <w:rPr>
                <w:rFonts w:ascii="Arial" w:hAnsi="Arial" w:cs="Arial"/>
              </w:rPr>
            </w:pPr>
          </w:p>
          <w:p w:rsidR="00A60D07" w:rsidRDefault="00A60D07" w:rsidP="000119FF">
            <w:pPr>
              <w:snapToGrid w:val="0"/>
              <w:jc w:val="both"/>
              <w:rPr>
                <w:rFonts w:ascii="Arial" w:hAnsi="Arial" w:cs="Arial"/>
              </w:rPr>
            </w:pPr>
          </w:p>
          <w:p w:rsidR="00A60D07" w:rsidRDefault="00A60D07" w:rsidP="000119FF">
            <w:pPr>
              <w:snapToGrid w:val="0"/>
              <w:jc w:val="both"/>
              <w:rPr>
                <w:rFonts w:ascii="Arial" w:hAnsi="Arial" w:cs="Arial"/>
              </w:rPr>
            </w:pPr>
          </w:p>
          <w:p w:rsidR="00A60D07" w:rsidRDefault="00A60D07" w:rsidP="000119FF">
            <w:pPr>
              <w:snapToGrid w:val="0"/>
              <w:jc w:val="both"/>
              <w:rPr>
                <w:rFonts w:ascii="Arial" w:hAnsi="Arial" w:cs="Arial"/>
              </w:rPr>
            </w:pPr>
          </w:p>
          <w:p w:rsidR="00A60D07" w:rsidRDefault="00A60D07" w:rsidP="000119FF">
            <w:pPr>
              <w:snapToGrid w:val="0"/>
              <w:jc w:val="both"/>
              <w:rPr>
                <w:rFonts w:ascii="Arial" w:hAnsi="Arial" w:cs="Arial"/>
              </w:rPr>
            </w:pPr>
          </w:p>
          <w:p w:rsidR="00A60D07" w:rsidRDefault="00A60D07" w:rsidP="000119FF">
            <w:pPr>
              <w:snapToGrid w:val="0"/>
              <w:jc w:val="both"/>
              <w:rPr>
                <w:rFonts w:ascii="Arial" w:hAnsi="Arial" w:cs="Arial"/>
              </w:rPr>
            </w:pPr>
          </w:p>
          <w:p w:rsidR="00A60D07" w:rsidRDefault="00A60D07" w:rsidP="000119FF">
            <w:pPr>
              <w:snapToGrid w:val="0"/>
              <w:jc w:val="both"/>
              <w:rPr>
                <w:rFonts w:ascii="Arial" w:hAnsi="Arial" w:cs="Arial"/>
              </w:rPr>
            </w:pPr>
          </w:p>
        </w:tc>
      </w:tr>
    </w:tbl>
    <w:p w:rsidR="00A60D07" w:rsidRDefault="00A60D07" w:rsidP="00A60D07">
      <w:pPr>
        <w:pStyle w:val="StyleHeading1level1Level1HeadH1Heading1H1-Heading11h1"/>
        <w:rPr>
          <w:rFonts w:cs="Arial"/>
          <w:bCs w:val="0"/>
          <w:smallCaps/>
          <w:szCs w:val="24"/>
        </w:rPr>
      </w:pPr>
      <w:bookmarkStart w:id="13" w:name="__RefHeading__27_1218701812"/>
      <w:bookmarkStart w:id="14" w:name="_Toc415647319"/>
      <w:bookmarkEnd w:id="13"/>
      <w:r>
        <w:rPr>
          <w:rFonts w:cs="Arial"/>
          <w:bCs w:val="0"/>
          <w:smallCaps/>
          <w:szCs w:val="24"/>
        </w:rPr>
        <w:t>Solution Architecture</w:t>
      </w:r>
      <w:bookmarkEnd w:id="14"/>
    </w:p>
    <w:p w:rsidR="00A60D07" w:rsidRDefault="00A60D07" w:rsidP="00A60D07">
      <w:pPr>
        <w:pStyle w:val="StyleHeading1level1Level1HeadH1Heading1H1-Heading11h1"/>
        <w:rPr>
          <w:rFonts w:cs="Arial"/>
          <w:bCs w:val="0"/>
          <w:smallCaps/>
          <w:szCs w:val="24"/>
        </w:rPr>
      </w:pPr>
    </w:p>
    <w:tbl>
      <w:tblPr>
        <w:tblW w:w="0" w:type="auto"/>
        <w:tblInd w:w="8" w:type="dxa"/>
        <w:tblLayout w:type="fixed"/>
        <w:tblCellMar>
          <w:left w:w="0" w:type="dxa"/>
          <w:right w:w="0" w:type="dxa"/>
        </w:tblCellMar>
        <w:tblLook w:val="0000"/>
      </w:tblPr>
      <w:tblGrid>
        <w:gridCol w:w="9675"/>
      </w:tblGrid>
      <w:tr w:rsidR="00A60D07" w:rsidTr="000119FF">
        <w:trPr>
          <w:trHeight w:val="87"/>
        </w:trPr>
        <w:tc>
          <w:tcPr>
            <w:tcW w:w="9675" w:type="dxa"/>
            <w:shd w:val="clear" w:color="auto" w:fill="auto"/>
          </w:tcPr>
          <w:p w:rsidR="00A60D07" w:rsidRDefault="00A60D07" w:rsidP="000119FF">
            <w:bookmarkStart w:id="15" w:name="__RefHeading__29_1218701812"/>
            <w:bookmarkEnd w:id="15"/>
          </w:p>
        </w:tc>
      </w:tr>
      <w:tr w:rsidR="00A60D07" w:rsidRPr="009249DB" w:rsidTr="000119FF">
        <w:trPr>
          <w:trHeight w:val="87"/>
        </w:trPr>
        <w:tc>
          <w:tcPr>
            <w:tcW w:w="9675" w:type="dxa"/>
            <w:shd w:val="clear" w:color="auto" w:fill="auto"/>
          </w:tcPr>
          <w:p w:rsidR="00A60D07" w:rsidRPr="009249DB" w:rsidRDefault="00A60D07" w:rsidP="000119FF">
            <w:pPr>
              <w:snapToGrid w:val="0"/>
              <w:rPr>
                <w:sz w:val="18"/>
              </w:rPr>
            </w:pPr>
          </w:p>
        </w:tc>
      </w:tr>
    </w:tbl>
    <w:p w:rsidR="00A60D07" w:rsidRPr="009249DB" w:rsidDel="0052344E" w:rsidRDefault="00D10E2F" w:rsidP="00A60D07">
      <w:pPr>
        <w:rPr>
          <w:del w:id="16" w:author="Neeraj Parikh" w:date="2012-08-09T10:43:00Z"/>
          <w:sz w:val="18"/>
        </w:rPr>
      </w:pPr>
      <w:del w:id="17" w:author="Neeraj Parikh" w:date="2012-08-09T10:43:00Z">
        <w:r>
          <w:rPr>
            <w:noProof/>
            <w:sz w:val="18"/>
            <w:lang w:eastAsia="en-US"/>
          </w:rPr>
          <w:pict>
            <v:shapetype id="_x0000_t202" coordsize="21600,21600" o:spt="202" path="m,l,21600r21600,l21600,xe">
              <v:stroke joinstyle="miter"/>
              <v:path gradientshapeok="t" o:connecttype="rect"/>
            </v:shapetype>
            <v:shape id="_x0000_s1046" type="#_x0000_t202" style="position:absolute;margin-left:285.15pt;margin-top:3.85pt;width:98.7pt;height:28.65pt;z-index:251649536;mso-height-percent:200;mso-position-horizontal-relative:text;mso-position-vertical-relative:text;mso-height-percent:200;mso-width-relative:margin;mso-height-relative:margin" strokecolor="white">
              <v:textbox style="mso-fit-shape-to-text:t">
                <w:txbxContent>
                  <w:p w:rsidR="00A60D07" w:rsidRPr="00BD509F" w:rsidRDefault="00A60D07" w:rsidP="00A60D07">
                    <w:pPr>
                      <w:rPr>
                        <w:b/>
                        <w:sz w:val="18"/>
                      </w:rPr>
                    </w:pPr>
                    <w:r w:rsidRPr="00BD509F">
                      <w:rPr>
                        <w:b/>
                        <w:sz w:val="18"/>
                      </w:rPr>
                      <w:t>Request Processed to payment Gateway</w:t>
                    </w:r>
                  </w:p>
                </w:txbxContent>
              </v:textbox>
            </v:shape>
          </w:pict>
        </w:r>
      </w:del>
    </w:p>
    <w:p w:rsidR="00A60D07" w:rsidRPr="009249DB" w:rsidRDefault="00A60D07" w:rsidP="00A60D07">
      <w:pPr>
        <w:rPr>
          <w:sz w:val="18"/>
        </w:rPr>
      </w:pPr>
    </w:p>
    <w:p w:rsidR="00A60D07" w:rsidRDefault="00A60D07" w:rsidP="00A60D07"/>
    <w:p w:rsidR="00A60D07" w:rsidRDefault="00D10E2F" w:rsidP="00A60D07">
      <w:r>
        <w:rPr>
          <w:noProof/>
          <w:lang w:eastAsia="en-US"/>
        </w:rPr>
        <w:pict>
          <v:shape id="_x0000_s1048" type="#_x0000_t202" style="position:absolute;margin-left:175.15pt;margin-top:6.4pt;width:129.1pt;height:28.65pt;z-index:251651584;mso-height-percent:200;mso-height-percent:200;mso-width-relative:margin;mso-height-relative:margin" strokecolor="white">
            <v:textbox style="mso-next-textbox:#_x0000_s1048;mso-fit-shape-to-text:t">
              <w:txbxContent>
                <w:p w:rsidR="00A60D07" w:rsidRPr="00310B51" w:rsidRDefault="00A60D07" w:rsidP="00A60D07">
                  <w:pPr>
                    <w:rPr>
                      <w:sz w:val="18"/>
                    </w:rPr>
                  </w:pPr>
                  <w:r>
                    <w:rPr>
                      <w:sz w:val="18"/>
                    </w:rPr>
                    <w:t xml:space="preserve"> Async Response Success/Fail of Transaction </w:t>
                  </w:r>
                </w:p>
              </w:txbxContent>
            </v:textbox>
          </v:shape>
        </w:pict>
      </w:r>
    </w:p>
    <w:p w:rsidR="00A60D07" w:rsidRDefault="00A60D07" w:rsidP="00A60D07"/>
    <w:p w:rsidR="00A60D07" w:rsidRDefault="00A60D07" w:rsidP="00A60D07"/>
    <w:p w:rsidR="00A60D07" w:rsidRDefault="00D10E2F" w:rsidP="00A60D07">
      <w:r>
        <w:rPr>
          <w:noProof/>
          <w:lang w:eastAsia="en-US"/>
        </w:rPr>
        <w:pict>
          <v:shapetype id="_x0000_t32" coordsize="21600,21600" o:spt="32" o:oned="t" path="m,l21600,21600e" filled="f">
            <v:path arrowok="t" fillok="f" o:connecttype="none"/>
            <o:lock v:ext="edit" shapetype="t"/>
          </v:shapetype>
          <v:shape id="_x0000_s1047" type="#_x0000_t32" style="position:absolute;margin-left:141.2pt;margin-top:5.15pt;width:175.5pt;height:.05pt;flip:x;z-index:251650560" o:connectortype="straight">
            <v:stroke endarrow="block"/>
          </v:shape>
        </w:pict>
      </w:r>
    </w:p>
    <w:p w:rsidR="00A60D07" w:rsidRDefault="00A60D07" w:rsidP="00A60D07">
      <w:pPr>
        <w:tabs>
          <w:tab w:val="left" w:pos="5505"/>
        </w:tabs>
      </w:pPr>
      <w:r>
        <w:tab/>
      </w:r>
    </w:p>
    <w:p w:rsidR="00A60D07" w:rsidRDefault="00D10E2F" w:rsidP="00A60D07">
      <w:r>
        <w:rPr>
          <w:noProof/>
          <w:lang w:eastAsia="en-US"/>
        </w:rPr>
        <w:pict>
          <v:shape id="_x0000_s1052" type="#_x0000_t202" style="position:absolute;margin-left:150.5pt;margin-top:.3pt;width:65.1pt;height:26.35pt;z-index:251655680;mso-height-percent:200;mso-height-percent:200;mso-width-relative:margin;mso-height-relative:margin" strokecolor="white">
            <v:textbox style="mso-next-textbox:#_x0000_s1052;mso-fit-shape-to-text:t">
              <w:txbxContent>
                <w:p w:rsidR="00A60D07" w:rsidRPr="00761291" w:rsidRDefault="00A60D07" w:rsidP="00A60D07">
                  <w:pPr>
                    <w:rPr>
                      <w:sz w:val="16"/>
                    </w:rPr>
                  </w:pPr>
                  <w:r w:rsidRPr="00761291">
                    <w:rPr>
                      <w:sz w:val="16"/>
                    </w:rPr>
                    <w:t>ER request for Success Cases</w:t>
                  </w:r>
                </w:p>
              </w:txbxContent>
            </v:textbox>
          </v:shape>
        </w:pict>
      </w:r>
    </w:p>
    <w:p w:rsidR="00A60D07" w:rsidRDefault="00A60D07" w:rsidP="00A60D07"/>
    <w:p w:rsidR="00A60D07" w:rsidRDefault="00A60D07" w:rsidP="00A60D07"/>
    <w:tbl>
      <w:tblPr>
        <w:tblW w:w="0" w:type="auto"/>
        <w:tblInd w:w="8" w:type="dxa"/>
        <w:tblLayout w:type="fixed"/>
        <w:tblCellMar>
          <w:left w:w="0" w:type="dxa"/>
          <w:right w:w="0" w:type="dxa"/>
        </w:tblCellMar>
        <w:tblLook w:val="0000"/>
      </w:tblPr>
      <w:tblGrid>
        <w:gridCol w:w="9594"/>
      </w:tblGrid>
      <w:tr w:rsidR="00A60D07" w:rsidTr="000119FF">
        <w:trPr>
          <w:trHeight w:val="87"/>
        </w:trPr>
        <w:tc>
          <w:tcPr>
            <w:tcW w:w="9594" w:type="dxa"/>
            <w:shd w:val="clear" w:color="auto" w:fill="auto"/>
          </w:tcPr>
          <w:p w:rsidR="00A60D07" w:rsidRDefault="00A60D07" w:rsidP="000119FF">
            <w:pPr>
              <w:pStyle w:val="StyleHeading2Arial"/>
              <w:snapToGrid w:val="0"/>
              <w:ind w:left="576" w:hanging="576"/>
              <w:rPr>
                <w:bCs w:val="0"/>
                <w:szCs w:val="24"/>
              </w:rPr>
            </w:pPr>
            <w:bookmarkStart w:id="18" w:name="__RefHeading__31_1218701812"/>
            <w:bookmarkStart w:id="19" w:name="_Toc415647320"/>
            <w:bookmarkEnd w:id="18"/>
            <w:r>
              <w:rPr>
                <w:bCs w:val="0"/>
                <w:color w:val="000000"/>
                <w:sz w:val="20"/>
                <w:szCs w:val="24"/>
              </w:rPr>
              <w:t>3.1</w:t>
            </w:r>
            <w:r>
              <w:rPr>
                <w:bCs w:val="0"/>
                <w:sz w:val="20"/>
                <w:szCs w:val="24"/>
              </w:rPr>
              <w:t xml:space="preserve"> </w:t>
            </w:r>
            <w:r>
              <w:rPr>
                <w:bCs w:val="0"/>
                <w:szCs w:val="24"/>
              </w:rPr>
              <w:t xml:space="preserve">  Detailed system flow</w:t>
            </w:r>
            <w:bookmarkEnd w:id="19"/>
          </w:p>
          <w:p w:rsidR="00A60D07" w:rsidRDefault="00A60D07" w:rsidP="000119FF"/>
          <w:p w:rsidR="00A60D07" w:rsidRDefault="00A60D07" w:rsidP="000119FF">
            <w:pPr>
              <w:numPr>
                <w:ilvl w:val="0"/>
                <w:numId w:val="16"/>
              </w:numPr>
              <w:suppressAutoHyphens w:val="0"/>
              <w:autoSpaceDN w:val="0"/>
              <w:spacing w:line="360" w:lineRule="auto"/>
              <w:rPr>
                <w:rFonts w:ascii="Arial" w:hAnsi="Arial" w:cs="Arial"/>
              </w:rPr>
            </w:pPr>
            <w:r w:rsidRPr="00FF7949">
              <w:rPr>
                <w:rFonts w:ascii="Arial" w:hAnsi="Arial" w:cs="Arial"/>
                <w:b/>
              </w:rPr>
              <w:t xml:space="preserve">Existing Customer services </w:t>
            </w:r>
            <w:r w:rsidRPr="0084325D">
              <w:rPr>
                <w:rFonts w:ascii="Arial" w:hAnsi="Arial" w:cs="Arial"/>
              </w:rPr>
              <w:t>no’s will be available for cus</w:t>
            </w:r>
            <w:r>
              <w:rPr>
                <w:rFonts w:ascii="Arial" w:hAnsi="Arial" w:cs="Arial"/>
              </w:rPr>
              <w:t>tomer to call up for recharging on IVR.</w:t>
            </w:r>
          </w:p>
          <w:p w:rsidR="00A60D07" w:rsidRPr="005810B9" w:rsidRDefault="00A60D07" w:rsidP="000119FF">
            <w:pPr>
              <w:tabs>
                <w:tab w:val="left" w:pos="4680"/>
              </w:tabs>
              <w:suppressAutoHyphens w:val="0"/>
              <w:autoSpaceDN w:val="0"/>
              <w:spacing w:line="360" w:lineRule="auto"/>
              <w:ind w:left="720"/>
              <w:rPr>
                <w:rFonts w:ascii="Arial" w:hAnsi="Arial" w:cs="Arial"/>
                <w:color w:val="000000"/>
                <w:highlight w:val="yellow"/>
              </w:rPr>
            </w:pPr>
            <w:r>
              <w:rPr>
                <w:rFonts w:ascii="Arial" w:hAnsi="Arial" w:cs="Arial"/>
                <w:color w:val="000000"/>
              </w:rPr>
              <w:t xml:space="preserve">Note-  </w:t>
            </w:r>
            <w:r w:rsidRPr="005810B9">
              <w:rPr>
                <w:rFonts w:ascii="Arial" w:hAnsi="Arial" w:cs="Arial"/>
                <w:color w:val="000000"/>
                <w:highlight w:val="yellow"/>
              </w:rPr>
              <w:t>*333</w:t>
            </w:r>
            <w:r w:rsidR="00082339">
              <w:rPr>
                <w:rFonts w:ascii="Arial" w:hAnsi="Arial" w:cs="Arial"/>
                <w:color w:val="000000"/>
                <w:highlight w:val="yellow"/>
              </w:rPr>
              <w:t>, 198</w:t>
            </w:r>
            <w:r w:rsidRPr="005810B9">
              <w:rPr>
                <w:rFonts w:ascii="Arial" w:hAnsi="Arial" w:cs="Arial"/>
                <w:color w:val="000000"/>
                <w:highlight w:val="yellow"/>
              </w:rPr>
              <w:t xml:space="preserve"> for mobile</w:t>
            </w:r>
            <w:r>
              <w:rPr>
                <w:rFonts w:ascii="Arial" w:hAnsi="Arial" w:cs="Arial"/>
                <w:color w:val="000000"/>
                <w:highlight w:val="yellow"/>
              </w:rPr>
              <w:tab/>
            </w:r>
          </w:p>
          <w:p w:rsidR="00A60D07" w:rsidRPr="005810B9" w:rsidRDefault="00A60D07" w:rsidP="000119FF">
            <w:pPr>
              <w:suppressAutoHyphens w:val="0"/>
              <w:autoSpaceDN w:val="0"/>
              <w:spacing w:line="360" w:lineRule="auto"/>
              <w:ind w:left="720"/>
              <w:rPr>
                <w:rFonts w:ascii="Arial" w:hAnsi="Arial" w:cs="Arial"/>
                <w:color w:val="000000"/>
                <w:highlight w:val="yellow"/>
              </w:rPr>
            </w:pPr>
            <w:r w:rsidRPr="005810B9">
              <w:rPr>
                <w:rFonts w:ascii="Arial" w:hAnsi="Arial" w:cs="Arial"/>
                <w:color w:val="000000"/>
                <w:highlight w:val="yellow"/>
              </w:rPr>
              <w:t xml:space="preserve">           *355 for HSD,3G Dongle &amp; Data Card</w:t>
            </w:r>
          </w:p>
          <w:p w:rsidR="00A60D07" w:rsidRDefault="00A60D07" w:rsidP="000119FF">
            <w:pPr>
              <w:numPr>
                <w:ilvl w:val="0"/>
                <w:numId w:val="16"/>
              </w:numPr>
              <w:suppressAutoHyphens w:val="0"/>
              <w:autoSpaceDN w:val="0"/>
              <w:spacing w:line="360" w:lineRule="auto"/>
              <w:rPr>
                <w:rFonts w:ascii="Arial" w:hAnsi="Arial" w:cs="Arial"/>
              </w:rPr>
            </w:pPr>
            <w:ins w:id="20" w:author="Neeraj Parikh" w:date="2012-08-09T10:46:00Z">
              <w:r>
                <w:rPr>
                  <w:rFonts w:ascii="Arial" w:hAnsi="Arial" w:cs="Arial"/>
                </w:rPr>
                <w:t>At appropriate location (to be defined by business) within IVR flow</w:t>
              </w:r>
            </w:ins>
            <w:r w:rsidRPr="0084325D">
              <w:rPr>
                <w:rFonts w:ascii="Arial" w:hAnsi="Arial" w:cs="Arial"/>
              </w:rPr>
              <w:t xml:space="preserve">, IVR will </w:t>
            </w:r>
            <w:r>
              <w:rPr>
                <w:rFonts w:ascii="Arial" w:hAnsi="Arial" w:cs="Arial"/>
              </w:rPr>
              <w:t xml:space="preserve">offer option to </w:t>
            </w:r>
            <w:r w:rsidRPr="0084325D">
              <w:rPr>
                <w:rFonts w:ascii="Arial" w:hAnsi="Arial" w:cs="Arial"/>
              </w:rPr>
              <w:t xml:space="preserve">customer </w:t>
            </w:r>
            <w:r>
              <w:rPr>
                <w:rFonts w:ascii="Arial" w:hAnsi="Arial" w:cs="Arial"/>
              </w:rPr>
              <w:t xml:space="preserve">for </w:t>
            </w:r>
            <w:r w:rsidRPr="0084325D">
              <w:rPr>
                <w:rFonts w:ascii="Arial" w:hAnsi="Arial" w:cs="Arial"/>
              </w:rPr>
              <w:t>E</w:t>
            </w:r>
            <w:r w:rsidR="00EB5E07">
              <w:rPr>
                <w:rFonts w:ascii="Arial" w:hAnsi="Arial" w:cs="Arial"/>
              </w:rPr>
              <w:t>-</w:t>
            </w:r>
            <w:r w:rsidRPr="0084325D">
              <w:rPr>
                <w:rFonts w:ascii="Arial" w:hAnsi="Arial" w:cs="Arial"/>
              </w:rPr>
              <w:t xml:space="preserve">Recharge to be done on the  same MDN from which customer has called or else </w:t>
            </w:r>
            <w:r>
              <w:rPr>
                <w:rFonts w:ascii="Arial" w:hAnsi="Arial" w:cs="Arial"/>
              </w:rPr>
              <w:t>prompt the</w:t>
            </w:r>
            <w:r w:rsidRPr="0084325D">
              <w:rPr>
                <w:rFonts w:ascii="Arial" w:hAnsi="Arial" w:cs="Arial"/>
              </w:rPr>
              <w:t xml:space="preserve"> Customer to enter the MDN on which the E</w:t>
            </w:r>
            <w:r w:rsidR="00EB5E07">
              <w:rPr>
                <w:rFonts w:ascii="Arial" w:hAnsi="Arial" w:cs="Arial"/>
              </w:rPr>
              <w:t>-</w:t>
            </w:r>
            <w:r w:rsidRPr="0084325D">
              <w:rPr>
                <w:rFonts w:ascii="Arial" w:hAnsi="Arial" w:cs="Arial"/>
              </w:rPr>
              <w:t xml:space="preserve">recharge </w:t>
            </w:r>
            <w:r>
              <w:rPr>
                <w:rFonts w:ascii="Arial" w:hAnsi="Arial" w:cs="Arial"/>
              </w:rPr>
              <w:t xml:space="preserve">needs to be </w:t>
            </w:r>
            <w:r w:rsidRPr="0084325D">
              <w:rPr>
                <w:rFonts w:ascii="Arial" w:hAnsi="Arial" w:cs="Arial"/>
              </w:rPr>
              <w:t>done.</w:t>
            </w:r>
          </w:p>
          <w:p w:rsidR="00A60D07" w:rsidRDefault="00A60D07" w:rsidP="000119FF">
            <w:pPr>
              <w:numPr>
                <w:ilvl w:val="0"/>
                <w:numId w:val="16"/>
              </w:numPr>
              <w:suppressAutoHyphens w:val="0"/>
              <w:autoSpaceDN w:val="0"/>
              <w:spacing w:line="360" w:lineRule="auto"/>
              <w:rPr>
                <w:rFonts w:ascii="Arial" w:hAnsi="Arial" w:cs="Arial"/>
              </w:rPr>
            </w:pPr>
            <w:r w:rsidRPr="0084325D">
              <w:rPr>
                <w:rFonts w:ascii="Arial" w:hAnsi="Arial" w:cs="Arial"/>
              </w:rPr>
              <w:t>After Entering the MDN, IVR</w:t>
            </w:r>
            <w:r>
              <w:rPr>
                <w:rFonts w:ascii="Arial" w:hAnsi="Arial" w:cs="Arial"/>
              </w:rPr>
              <w:t xml:space="preserve"> will</w:t>
            </w:r>
            <w:r w:rsidRPr="0084325D">
              <w:rPr>
                <w:rFonts w:ascii="Arial" w:hAnsi="Arial" w:cs="Arial"/>
              </w:rPr>
              <w:t xml:space="preserve"> </w:t>
            </w:r>
            <w:r>
              <w:rPr>
                <w:rFonts w:ascii="Arial" w:hAnsi="Arial" w:cs="Arial"/>
              </w:rPr>
              <w:t>prompt the</w:t>
            </w:r>
            <w:r w:rsidRPr="0084325D">
              <w:rPr>
                <w:rFonts w:ascii="Arial" w:hAnsi="Arial" w:cs="Arial"/>
              </w:rPr>
              <w:t xml:space="preserve"> customer whether he wants to recharge through Debit card/Credit card and accordingly </w:t>
            </w:r>
            <w:r>
              <w:rPr>
                <w:rFonts w:ascii="Arial" w:hAnsi="Arial" w:cs="Arial"/>
              </w:rPr>
              <w:t xml:space="preserve">customer will </w:t>
            </w:r>
            <w:r w:rsidRPr="0084325D">
              <w:rPr>
                <w:rFonts w:ascii="Arial" w:hAnsi="Arial" w:cs="Arial"/>
              </w:rPr>
              <w:t xml:space="preserve">provide the details of the Card </w:t>
            </w:r>
            <w:r>
              <w:rPr>
                <w:rFonts w:ascii="Arial" w:hAnsi="Arial" w:cs="Arial"/>
              </w:rPr>
              <w:t>which is as follows:-</w:t>
            </w:r>
          </w:p>
          <w:p w:rsidR="00A60D07" w:rsidRDefault="00A60D07" w:rsidP="000119FF">
            <w:pPr>
              <w:suppressAutoHyphens w:val="0"/>
              <w:autoSpaceDN w:val="0"/>
              <w:spacing w:line="360" w:lineRule="auto"/>
              <w:ind w:left="720"/>
              <w:rPr>
                <w:rFonts w:ascii="Arial" w:hAnsi="Arial" w:cs="Arial"/>
              </w:rPr>
            </w:pPr>
          </w:p>
          <w:p w:rsidR="00A60D07" w:rsidRPr="00E80678" w:rsidRDefault="00A60D07" w:rsidP="000119FF">
            <w:pPr>
              <w:numPr>
                <w:ilvl w:val="0"/>
                <w:numId w:val="17"/>
              </w:numPr>
              <w:suppressAutoHyphens w:val="0"/>
              <w:autoSpaceDN w:val="0"/>
              <w:spacing w:line="360" w:lineRule="auto"/>
              <w:rPr>
                <w:rFonts w:ascii="Arial" w:hAnsi="Arial" w:cs="Arial"/>
                <w:b/>
              </w:rPr>
            </w:pPr>
            <w:r w:rsidRPr="0084325D">
              <w:rPr>
                <w:rFonts w:ascii="Arial" w:hAnsi="Arial" w:cs="Arial"/>
              </w:rPr>
              <w:t xml:space="preserve">Credit Card No </w:t>
            </w:r>
            <w:r w:rsidRPr="00E80678">
              <w:rPr>
                <w:rFonts w:ascii="Arial" w:hAnsi="Arial" w:cs="Arial"/>
                <w:b/>
              </w:rPr>
              <w:t>(15/16 digit)</w:t>
            </w:r>
          </w:p>
          <w:p w:rsidR="00A60D07" w:rsidRDefault="00A60D07" w:rsidP="000119FF">
            <w:pPr>
              <w:numPr>
                <w:ilvl w:val="0"/>
                <w:numId w:val="17"/>
              </w:numPr>
              <w:suppressAutoHyphens w:val="0"/>
              <w:autoSpaceDN w:val="0"/>
              <w:spacing w:line="360" w:lineRule="auto"/>
              <w:rPr>
                <w:rFonts w:ascii="Arial" w:hAnsi="Arial" w:cs="Arial"/>
              </w:rPr>
            </w:pPr>
            <w:r w:rsidRPr="0084325D">
              <w:rPr>
                <w:rFonts w:ascii="Arial" w:hAnsi="Arial" w:cs="Arial"/>
              </w:rPr>
              <w:t xml:space="preserve">CVV </w:t>
            </w:r>
            <w:r>
              <w:rPr>
                <w:rFonts w:ascii="Arial" w:hAnsi="Arial" w:cs="Arial"/>
              </w:rPr>
              <w:t xml:space="preserve">No </w:t>
            </w:r>
            <w:r w:rsidRPr="00E80678">
              <w:rPr>
                <w:rFonts w:ascii="Arial" w:hAnsi="Arial" w:cs="Arial"/>
                <w:b/>
              </w:rPr>
              <w:t>(3 digit)</w:t>
            </w:r>
          </w:p>
          <w:p w:rsidR="00A60D07" w:rsidRPr="00A45D12" w:rsidRDefault="00A60D07" w:rsidP="000119FF">
            <w:pPr>
              <w:numPr>
                <w:ilvl w:val="0"/>
                <w:numId w:val="17"/>
              </w:numPr>
              <w:suppressAutoHyphens w:val="0"/>
              <w:autoSpaceDN w:val="0"/>
              <w:spacing w:line="360" w:lineRule="auto"/>
              <w:rPr>
                <w:rFonts w:ascii="Arial" w:hAnsi="Arial" w:cs="Arial"/>
                <w:color w:val="0070C0"/>
              </w:rPr>
            </w:pPr>
            <w:r w:rsidRPr="0084325D">
              <w:rPr>
                <w:rFonts w:ascii="Arial" w:hAnsi="Arial" w:cs="Arial"/>
              </w:rPr>
              <w:t>Expiry</w:t>
            </w:r>
            <w:r>
              <w:rPr>
                <w:rFonts w:ascii="Arial" w:hAnsi="Arial" w:cs="Arial"/>
              </w:rPr>
              <w:t xml:space="preserve"> date </w:t>
            </w:r>
            <w:r w:rsidRPr="00E80678">
              <w:rPr>
                <w:rFonts w:ascii="Arial" w:hAnsi="Arial" w:cs="Arial"/>
                <w:b/>
              </w:rPr>
              <w:t xml:space="preserve">( </w:t>
            </w:r>
            <w:r w:rsidRPr="00E05D71">
              <w:rPr>
                <w:rFonts w:ascii="Arial" w:hAnsi="Arial" w:cs="Arial"/>
                <w:b/>
              </w:rPr>
              <w:t>6 digit mmyyyy format)</w:t>
            </w:r>
          </w:p>
          <w:p w:rsidR="00A60D07" w:rsidRPr="00E80678" w:rsidRDefault="00A60D07" w:rsidP="000119FF">
            <w:pPr>
              <w:numPr>
                <w:ilvl w:val="0"/>
                <w:numId w:val="17"/>
              </w:numPr>
              <w:suppressAutoHyphens w:val="0"/>
              <w:autoSpaceDN w:val="0"/>
              <w:spacing w:line="360" w:lineRule="auto"/>
              <w:rPr>
                <w:rFonts w:ascii="Arial" w:hAnsi="Arial" w:cs="Arial"/>
                <w:b/>
                <w:color w:val="0070C0"/>
                <w:highlight w:val="yellow"/>
              </w:rPr>
            </w:pPr>
            <w:r w:rsidRPr="00A45D12">
              <w:rPr>
                <w:rFonts w:ascii="Arial" w:hAnsi="Arial" w:cs="Arial"/>
              </w:rPr>
              <w:t>Amount t</w:t>
            </w:r>
            <w:r w:rsidRPr="0084325D">
              <w:rPr>
                <w:rFonts w:ascii="Arial" w:hAnsi="Arial" w:cs="Arial"/>
              </w:rPr>
              <w:t>o be recharged</w:t>
            </w:r>
            <w:r>
              <w:rPr>
                <w:rFonts w:ascii="Arial" w:hAnsi="Arial" w:cs="Arial"/>
              </w:rPr>
              <w:t xml:space="preserve"> </w:t>
            </w:r>
            <w:r w:rsidRPr="00E80678">
              <w:rPr>
                <w:rFonts w:ascii="Arial" w:hAnsi="Arial" w:cs="Arial"/>
                <w:b/>
              </w:rPr>
              <w:t>(Minimum &amp; Maxi</w:t>
            </w:r>
            <w:r>
              <w:rPr>
                <w:rFonts w:ascii="Arial" w:hAnsi="Arial" w:cs="Arial"/>
                <w:b/>
              </w:rPr>
              <w:t>mum value will be defined at IVR</w:t>
            </w:r>
            <w:r w:rsidRPr="00E80678">
              <w:rPr>
                <w:rFonts w:ascii="Arial" w:hAnsi="Arial" w:cs="Arial"/>
                <w:b/>
              </w:rPr>
              <w:t>)</w:t>
            </w:r>
          </w:p>
          <w:p w:rsidR="00A60D07" w:rsidRDefault="00A60D07" w:rsidP="000119FF">
            <w:pPr>
              <w:numPr>
                <w:ilvl w:val="0"/>
                <w:numId w:val="17"/>
              </w:numPr>
              <w:suppressAutoHyphens w:val="0"/>
              <w:autoSpaceDN w:val="0"/>
              <w:spacing w:line="360" w:lineRule="auto"/>
              <w:rPr>
                <w:rFonts w:ascii="Arial" w:hAnsi="Arial" w:cs="Arial"/>
              </w:rPr>
            </w:pPr>
            <w:r w:rsidRPr="0084325D">
              <w:rPr>
                <w:rFonts w:ascii="Arial" w:hAnsi="Arial" w:cs="Arial"/>
              </w:rPr>
              <w:t>OTP.</w:t>
            </w:r>
          </w:p>
          <w:p w:rsidR="00A60D07" w:rsidRPr="0084325D" w:rsidRDefault="00A60D07" w:rsidP="000119FF">
            <w:pPr>
              <w:suppressAutoHyphens w:val="0"/>
              <w:autoSpaceDN w:val="0"/>
              <w:spacing w:line="360" w:lineRule="auto"/>
              <w:ind w:left="360"/>
              <w:rPr>
                <w:rFonts w:ascii="Arial" w:hAnsi="Arial" w:cs="Arial"/>
              </w:rPr>
            </w:pPr>
            <w:r w:rsidRPr="00804B66">
              <w:rPr>
                <w:rFonts w:ascii="Arial" w:hAnsi="Arial" w:cs="Arial"/>
                <w:highlight w:val="lightGray"/>
              </w:rPr>
              <w:t>Note- IVR will check the ER Amount (</w:t>
            </w:r>
            <w:r w:rsidR="00EB5E07" w:rsidRPr="00804B66">
              <w:rPr>
                <w:rFonts w:ascii="Arial" w:hAnsi="Arial" w:cs="Arial"/>
                <w:highlight w:val="lightGray"/>
              </w:rPr>
              <w:t>i.e.</w:t>
            </w:r>
            <w:r w:rsidRPr="00804B66">
              <w:rPr>
                <w:rFonts w:ascii="Arial" w:hAnsi="Arial" w:cs="Arial"/>
                <w:highlight w:val="lightGray"/>
              </w:rPr>
              <w:t xml:space="preserve"> minimum &amp; maximum value). These values will be configurable at IVR.</w:t>
            </w:r>
          </w:p>
          <w:p w:rsidR="00A60D07" w:rsidRDefault="00A60D07" w:rsidP="000119FF">
            <w:pPr>
              <w:numPr>
                <w:ilvl w:val="0"/>
                <w:numId w:val="16"/>
              </w:numPr>
              <w:suppressAutoHyphens w:val="0"/>
              <w:autoSpaceDN w:val="0"/>
              <w:spacing w:line="360" w:lineRule="auto"/>
              <w:rPr>
                <w:rFonts w:ascii="Arial" w:hAnsi="Arial" w:cs="Arial"/>
              </w:rPr>
            </w:pPr>
            <w:r>
              <w:rPr>
                <w:rFonts w:ascii="Arial" w:hAnsi="Arial" w:cs="Arial"/>
              </w:rPr>
              <w:t>IVR will encrypt the above information along with requester MDN (A) and beneficiary MDN (B) and send the request to PACE over http post.</w:t>
            </w:r>
          </w:p>
          <w:p w:rsidR="00A60D07" w:rsidRDefault="00A60D07" w:rsidP="000119FF">
            <w:pPr>
              <w:suppressAutoHyphens w:val="0"/>
              <w:autoSpaceDN w:val="0"/>
              <w:spacing w:line="360" w:lineRule="auto"/>
              <w:ind w:left="720"/>
              <w:rPr>
                <w:rFonts w:ascii="Arial" w:hAnsi="Arial" w:cs="Arial"/>
              </w:rPr>
            </w:pPr>
            <w:r>
              <w:rPr>
                <w:rFonts w:ascii="Arial" w:hAnsi="Arial" w:cs="Arial"/>
              </w:rPr>
              <w:t xml:space="preserve"> </w:t>
            </w:r>
            <w:r w:rsidRPr="00BE7F81">
              <w:rPr>
                <w:rFonts w:ascii="Arial" w:hAnsi="Arial" w:cs="Arial"/>
                <w:highlight w:val="yellow"/>
              </w:rPr>
              <w:t>Ref section</w:t>
            </w:r>
            <w:r>
              <w:rPr>
                <w:rFonts w:ascii="Arial" w:hAnsi="Arial" w:cs="Arial"/>
                <w:highlight w:val="yellow"/>
              </w:rPr>
              <w:t xml:space="preserve"> 3.2</w:t>
            </w:r>
            <w:r w:rsidRPr="00BE7F81">
              <w:rPr>
                <w:rFonts w:ascii="Arial" w:hAnsi="Arial" w:cs="Arial"/>
                <w:highlight w:val="yellow"/>
              </w:rPr>
              <w:t>-------------------- for IVR-PACE API.</w:t>
            </w:r>
          </w:p>
          <w:p w:rsidR="00A60D07" w:rsidRDefault="00A60D07" w:rsidP="000119FF">
            <w:pPr>
              <w:numPr>
                <w:ilvl w:val="0"/>
                <w:numId w:val="16"/>
              </w:numPr>
              <w:suppressAutoHyphens w:val="0"/>
              <w:autoSpaceDN w:val="0"/>
              <w:spacing w:line="360" w:lineRule="auto"/>
              <w:rPr>
                <w:rFonts w:ascii="Arial" w:hAnsi="Arial" w:cs="Arial"/>
              </w:rPr>
            </w:pPr>
            <w:r>
              <w:rPr>
                <w:rFonts w:ascii="Arial" w:hAnsi="Arial" w:cs="Arial"/>
              </w:rPr>
              <w:t>PACE will decrypt the received request from IVR and generate a numeric Transaction ID against the request.</w:t>
            </w:r>
          </w:p>
          <w:p w:rsidR="00A60D07" w:rsidRDefault="00A60D07" w:rsidP="000119FF">
            <w:pPr>
              <w:numPr>
                <w:ilvl w:val="0"/>
                <w:numId w:val="16"/>
              </w:numPr>
              <w:suppressAutoHyphens w:val="0"/>
              <w:autoSpaceDN w:val="0"/>
              <w:spacing w:line="360" w:lineRule="auto"/>
              <w:rPr>
                <w:rFonts w:ascii="Arial" w:hAnsi="Arial" w:cs="Arial"/>
              </w:rPr>
            </w:pPr>
            <w:r>
              <w:rPr>
                <w:rFonts w:ascii="Arial" w:hAnsi="Arial" w:cs="Arial"/>
              </w:rPr>
              <w:t>PACE will do the following validation:-</w:t>
            </w:r>
          </w:p>
          <w:p w:rsidR="00A60D07" w:rsidRDefault="00D10E2F" w:rsidP="000119FF">
            <w:pPr>
              <w:suppressAutoHyphens w:val="0"/>
              <w:autoSpaceDN w:val="0"/>
              <w:spacing w:line="360" w:lineRule="auto"/>
              <w:rPr>
                <w:rFonts w:ascii="Arial" w:hAnsi="Arial" w:cs="Arial"/>
              </w:rPr>
            </w:pPr>
            <w:r>
              <w:rPr>
                <w:rFonts w:ascii="Arial" w:hAnsi="Arial" w:cs="Arial"/>
                <w:noProof/>
                <w:lang w:eastAsia="en-US"/>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70" type="#_x0000_t88" style="position:absolute;margin-left:306.5pt;margin-top:7.55pt;width:12pt;height:45pt;z-index:251674112"/>
              </w:pict>
            </w:r>
          </w:p>
          <w:p w:rsidR="00A60D07" w:rsidRDefault="00A60D07" w:rsidP="000119FF">
            <w:pPr>
              <w:tabs>
                <w:tab w:val="left" w:pos="6825"/>
              </w:tabs>
              <w:suppressAutoHyphens w:val="0"/>
              <w:autoSpaceDN w:val="0"/>
              <w:spacing w:line="360" w:lineRule="auto"/>
              <w:ind w:left="720"/>
              <w:rPr>
                <w:rFonts w:ascii="Arial" w:hAnsi="Arial" w:cs="Arial"/>
              </w:rPr>
            </w:pPr>
            <w:r>
              <w:rPr>
                <w:rFonts w:ascii="Arial" w:hAnsi="Arial" w:cs="Arial"/>
              </w:rPr>
              <w:t>a) Whether the MDN B is valid or not.</w:t>
            </w:r>
            <w:r>
              <w:rPr>
                <w:rFonts w:ascii="Arial" w:hAnsi="Arial" w:cs="Arial"/>
              </w:rPr>
              <w:tab/>
              <w:t>As per existing.</w:t>
            </w:r>
          </w:p>
          <w:p w:rsidR="00A60D07" w:rsidRDefault="00A60D07" w:rsidP="000119FF">
            <w:pPr>
              <w:tabs>
                <w:tab w:val="right" w:pos="9594"/>
              </w:tabs>
              <w:suppressAutoHyphens w:val="0"/>
              <w:autoSpaceDN w:val="0"/>
              <w:spacing w:line="360" w:lineRule="auto"/>
              <w:ind w:left="720"/>
              <w:rPr>
                <w:rFonts w:ascii="Arial" w:hAnsi="Arial" w:cs="Arial"/>
              </w:rPr>
            </w:pPr>
            <w:r>
              <w:rPr>
                <w:rFonts w:ascii="Arial" w:hAnsi="Arial" w:cs="Arial"/>
              </w:rPr>
              <w:t xml:space="preserve">b) Whether the ERecharge denomination is valid or not. </w:t>
            </w:r>
            <w:r>
              <w:rPr>
                <w:rFonts w:ascii="Arial" w:hAnsi="Arial" w:cs="Arial"/>
              </w:rPr>
              <w:tab/>
            </w:r>
          </w:p>
          <w:p w:rsidR="00A60D07" w:rsidRDefault="00A60D07" w:rsidP="000119FF">
            <w:pPr>
              <w:numPr>
                <w:ilvl w:val="0"/>
                <w:numId w:val="16"/>
              </w:numPr>
              <w:suppressAutoHyphens w:val="0"/>
              <w:autoSpaceDN w:val="0"/>
              <w:spacing w:line="360" w:lineRule="auto"/>
              <w:rPr>
                <w:rFonts w:ascii="Arial" w:hAnsi="Arial" w:cs="Arial"/>
              </w:rPr>
            </w:pPr>
            <w:r>
              <w:rPr>
                <w:rFonts w:ascii="Arial" w:hAnsi="Arial" w:cs="Arial"/>
              </w:rPr>
              <w:t xml:space="preserve">In case of ERecharge denomination fails PACE will fetch the </w:t>
            </w:r>
            <w:r w:rsidR="00DE19CD">
              <w:rPr>
                <w:rFonts w:ascii="Arial" w:hAnsi="Arial" w:cs="Arial"/>
              </w:rPr>
              <w:t xml:space="preserve">lowest highest </w:t>
            </w:r>
            <w:r>
              <w:rPr>
                <w:rFonts w:ascii="Arial" w:hAnsi="Arial" w:cs="Arial"/>
              </w:rPr>
              <w:t xml:space="preserve">denomination </w:t>
            </w:r>
            <w:r w:rsidR="00DE19CD">
              <w:rPr>
                <w:rFonts w:ascii="Arial" w:hAnsi="Arial" w:cs="Arial"/>
              </w:rPr>
              <w:t xml:space="preserve">than entered value and highest lower denomination than entered </w:t>
            </w:r>
            <w:r w:rsidR="00B859B7">
              <w:rPr>
                <w:rFonts w:ascii="Arial" w:hAnsi="Arial" w:cs="Arial"/>
              </w:rPr>
              <w:t xml:space="preserve">value </w:t>
            </w:r>
            <w:r w:rsidRPr="009C3F17">
              <w:rPr>
                <w:rFonts w:ascii="Arial" w:hAnsi="Arial" w:cs="Arial"/>
                <w:b/>
              </w:rPr>
              <w:t>(same category example- Top Up)</w:t>
            </w:r>
            <w:r>
              <w:rPr>
                <w:rFonts w:ascii="Arial" w:hAnsi="Arial" w:cs="Arial"/>
              </w:rPr>
              <w:t xml:space="preserve"> and send the same to IVR along with Trans ID &amp; Failure response. IVR will play the necessary information to customer based upon the Error Code received from PACE.</w:t>
            </w:r>
            <w:r w:rsidRPr="004D6B75">
              <w:rPr>
                <w:rFonts w:ascii="Arial" w:hAnsi="Arial" w:cs="Arial"/>
                <w:b/>
              </w:rPr>
              <w:t xml:space="preserve"> Interaction between IVR and PACE will be closed in case MDN and </w:t>
            </w:r>
            <w:r w:rsidRPr="004D6B75">
              <w:rPr>
                <w:rFonts w:ascii="Arial" w:hAnsi="Arial" w:cs="Arial"/>
                <w:b/>
              </w:rPr>
              <w:lastRenderedPageBreak/>
              <w:t>denomination validation fails.</w:t>
            </w:r>
            <w:r w:rsidRPr="002F489A">
              <w:rPr>
                <w:rFonts w:ascii="Arial" w:hAnsi="Arial" w:cs="Arial"/>
                <w:b/>
              </w:rPr>
              <w:t xml:space="preserve"> PACE should keep the log of failure cases as well.</w:t>
            </w:r>
          </w:p>
          <w:p w:rsidR="00A60D07" w:rsidRDefault="00A60D07" w:rsidP="000119FF">
            <w:pPr>
              <w:numPr>
                <w:ilvl w:val="0"/>
                <w:numId w:val="16"/>
              </w:numPr>
              <w:suppressAutoHyphens w:val="0"/>
              <w:autoSpaceDN w:val="0"/>
              <w:spacing w:line="360" w:lineRule="auto"/>
              <w:rPr>
                <w:rFonts w:ascii="Arial" w:hAnsi="Arial" w:cs="Arial"/>
              </w:rPr>
            </w:pPr>
            <w:r w:rsidRPr="0084325D">
              <w:rPr>
                <w:rFonts w:ascii="Arial" w:hAnsi="Arial" w:cs="Arial"/>
              </w:rPr>
              <w:t xml:space="preserve">If the customer is a valid customer then PACE will store </w:t>
            </w:r>
            <w:r>
              <w:rPr>
                <w:rFonts w:ascii="Arial" w:hAnsi="Arial" w:cs="Arial"/>
              </w:rPr>
              <w:t>the following transaction details:-</w:t>
            </w:r>
          </w:p>
          <w:p w:rsidR="00A60D07" w:rsidRDefault="00A60D07" w:rsidP="000119FF">
            <w:pPr>
              <w:numPr>
                <w:ilvl w:val="0"/>
                <w:numId w:val="18"/>
              </w:numPr>
              <w:suppressAutoHyphens w:val="0"/>
              <w:autoSpaceDN w:val="0"/>
              <w:spacing w:line="360" w:lineRule="auto"/>
              <w:rPr>
                <w:rFonts w:ascii="Arial" w:hAnsi="Arial" w:cs="Arial"/>
              </w:rPr>
            </w:pPr>
            <w:r>
              <w:rPr>
                <w:rFonts w:ascii="Arial" w:hAnsi="Arial" w:cs="Arial"/>
              </w:rPr>
              <w:t>Requester MDN (A)</w:t>
            </w:r>
          </w:p>
          <w:p w:rsidR="00A60D07" w:rsidRDefault="00A60D07" w:rsidP="000119FF">
            <w:pPr>
              <w:numPr>
                <w:ilvl w:val="0"/>
                <w:numId w:val="18"/>
              </w:numPr>
              <w:suppressAutoHyphens w:val="0"/>
              <w:autoSpaceDN w:val="0"/>
              <w:spacing w:line="360" w:lineRule="auto"/>
              <w:rPr>
                <w:rFonts w:ascii="Arial" w:hAnsi="Arial" w:cs="Arial"/>
              </w:rPr>
            </w:pPr>
            <w:r>
              <w:rPr>
                <w:rFonts w:ascii="Arial" w:hAnsi="Arial" w:cs="Arial"/>
              </w:rPr>
              <w:t>Beneficiary MDN</w:t>
            </w:r>
            <w:ins w:id="21" w:author="Neeraj Parikh" w:date="2012-08-09T10:51:00Z">
              <w:r>
                <w:rPr>
                  <w:rFonts w:ascii="Arial" w:hAnsi="Arial" w:cs="Arial"/>
                </w:rPr>
                <w:t xml:space="preserve"> </w:t>
              </w:r>
            </w:ins>
            <w:r>
              <w:rPr>
                <w:rFonts w:ascii="Arial" w:hAnsi="Arial" w:cs="Arial"/>
              </w:rPr>
              <w:t>(B)</w:t>
            </w:r>
          </w:p>
          <w:p w:rsidR="00A60D07" w:rsidRDefault="00A60D07" w:rsidP="000119FF">
            <w:pPr>
              <w:numPr>
                <w:ilvl w:val="0"/>
                <w:numId w:val="18"/>
              </w:numPr>
              <w:suppressAutoHyphens w:val="0"/>
              <w:autoSpaceDN w:val="0"/>
              <w:spacing w:line="360" w:lineRule="auto"/>
              <w:rPr>
                <w:rFonts w:ascii="Arial" w:hAnsi="Arial" w:cs="Arial"/>
              </w:rPr>
            </w:pPr>
            <w:r>
              <w:rPr>
                <w:rFonts w:ascii="Arial" w:hAnsi="Arial" w:cs="Arial"/>
              </w:rPr>
              <w:t>Transaction Date</w:t>
            </w:r>
          </w:p>
          <w:p w:rsidR="00A60D07" w:rsidRDefault="00A60D07" w:rsidP="000119FF">
            <w:pPr>
              <w:numPr>
                <w:ilvl w:val="0"/>
                <w:numId w:val="18"/>
              </w:numPr>
              <w:suppressAutoHyphens w:val="0"/>
              <w:autoSpaceDN w:val="0"/>
              <w:spacing w:line="360" w:lineRule="auto"/>
              <w:rPr>
                <w:rFonts w:ascii="Arial" w:hAnsi="Arial" w:cs="Arial"/>
              </w:rPr>
            </w:pPr>
            <w:r>
              <w:rPr>
                <w:rFonts w:ascii="Arial" w:hAnsi="Arial" w:cs="Arial"/>
              </w:rPr>
              <w:t>Trans Id (Generated by PACE)</w:t>
            </w:r>
          </w:p>
          <w:p w:rsidR="00A60D07" w:rsidRDefault="00A60D07" w:rsidP="000119FF">
            <w:pPr>
              <w:numPr>
                <w:ilvl w:val="0"/>
                <w:numId w:val="18"/>
              </w:numPr>
              <w:suppressAutoHyphens w:val="0"/>
              <w:autoSpaceDN w:val="0"/>
              <w:spacing w:line="360" w:lineRule="auto"/>
              <w:rPr>
                <w:rFonts w:ascii="Arial" w:hAnsi="Arial" w:cs="Arial"/>
              </w:rPr>
            </w:pPr>
            <w:r>
              <w:rPr>
                <w:rFonts w:ascii="Arial" w:hAnsi="Arial" w:cs="Arial"/>
              </w:rPr>
              <w:t>Request Type i.e ER</w:t>
            </w:r>
          </w:p>
          <w:p w:rsidR="00A60D07" w:rsidRDefault="00A60D07" w:rsidP="000119FF">
            <w:pPr>
              <w:numPr>
                <w:ilvl w:val="0"/>
                <w:numId w:val="18"/>
              </w:numPr>
              <w:suppressAutoHyphens w:val="0"/>
              <w:autoSpaceDN w:val="0"/>
              <w:spacing w:line="360" w:lineRule="auto"/>
              <w:rPr>
                <w:rFonts w:ascii="Arial" w:hAnsi="Arial" w:cs="Arial"/>
              </w:rPr>
            </w:pPr>
            <w:r>
              <w:rPr>
                <w:rFonts w:ascii="Arial" w:hAnsi="Arial" w:cs="Arial"/>
              </w:rPr>
              <w:t>Request Sub Type i.e ETRC</w:t>
            </w:r>
          </w:p>
          <w:p w:rsidR="00A60D07" w:rsidRDefault="00A60D07" w:rsidP="000119FF">
            <w:pPr>
              <w:numPr>
                <w:ilvl w:val="0"/>
                <w:numId w:val="18"/>
              </w:numPr>
              <w:suppressAutoHyphens w:val="0"/>
              <w:autoSpaceDN w:val="0"/>
              <w:spacing w:line="360" w:lineRule="auto"/>
              <w:rPr>
                <w:rFonts w:ascii="Arial" w:hAnsi="Arial" w:cs="Arial"/>
              </w:rPr>
            </w:pPr>
            <w:r>
              <w:rPr>
                <w:rFonts w:ascii="Arial" w:hAnsi="Arial" w:cs="Arial"/>
              </w:rPr>
              <w:t>Amount</w:t>
            </w:r>
          </w:p>
          <w:p w:rsidR="00A60D07" w:rsidRDefault="00A60D07" w:rsidP="000119FF">
            <w:pPr>
              <w:suppressAutoHyphens w:val="0"/>
              <w:autoSpaceDN w:val="0"/>
              <w:spacing w:line="360" w:lineRule="auto"/>
              <w:ind w:left="1440"/>
              <w:rPr>
                <w:ins w:id="22" w:author="Neeraj Parikh" w:date="2012-08-09T10:52:00Z"/>
                <w:rFonts w:ascii="Arial" w:hAnsi="Arial" w:cs="Arial"/>
              </w:rPr>
            </w:pPr>
          </w:p>
          <w:p w:rsidR="00EB5E07" w:rsidRDefault="00A60D07" w:rsidP="00EB5E07">
            <w:pPr>
              <w:numPr>
                <w:ilvl w:val="0"/>
                <w:numId w:val="16"/>
              </w:numPr>
              <w:suppressAutoHyphens w:val="0"/>
              <w:autoSpaceDN w:val="0"/>
              <w:spacing w:line="360" w:lineRule="auto"/>
              <w:rPr>
                <w:rFonts w:ascii="Arial" w:hAnsi="Arial" w:cs="Arial"/>
              </w:rPr>
            </w:pPr>
            <w:r w:rsidRPr="00EB5E07">
              <w:rPr>
                <w:rFonts w:ascii="Arial" w:hAnsi="Arial" w:cs="Arial"/>
              </w:rPr>
              <w:t xml:space="preserve">After storing the above details, PACE will call the Bill Desk API  with following details and Bill desk will give the sync response for the same :- </w:t>
            </w:r>
          </w:p>
          <w:p w:rsidR="00A60D07" w:rsidRPr="00EB5E07" w:rsidRDefault="00D10E2F" w:rsidP="000119FF">
            <w:pPr>
              <w:numPr>
                <w:ilvl w:val="0"/>
                <w:numId w:val="20"/>
              </w:numPr>
              <w:suppressAutoHyphens w:val="0"/>
              <w:autoSpaceDN w:val="0"/>
              <w:spacing w:line="360" w:lineRule="auto"/>
              <w:rPr>
                <w:rFonts w:ascii="Arial" w:hAnsi="Arial" w:cs="Arial"/>
              </w:rPr>
            </w:pPr>
            <w:r>
              <w:rPr>
                <w:rFonts w:ascii="Arial" w:hAnsi="Arial" w:cs="Arial"/>
                <w:noProof/>
                <w:lang w:eastAsia="en-US"/>
              </w:rPr>
              <w:pict>
                <v:shape id="_x0000_s1074" type="#_x0000_t88" style="position:absolute;left:0;text-align:left;margin-left:218.75pt;margin-top:8.2pt;width:12pt;height:143.25pt;z-index:251676160"/>
              </w:pict>
            </w:r>
            <w:r w:rsidR="00A60D07" w:rsidRPr="00EB5E07">
              <w:rPr>
                <w:rFonts w:ascii="Arial" w:hAnsi="Arial" w:cs="Arial"/>
              </w:rPr>
              <w:t>Credit card/Debit card No</w:t>
            </w:r>
          </w:p>
          <w:p w:rsidR="00A60D07" w:rsidRDefault="00A60D07" w:rsidP="000119FF">
            <w:pPr>
              <w:numPr>
                <w:ilvl w:val="0"/>
                <w:numId w:val="20"/>
              </w:numPr>
              <w:suppressAutoHyphens w:val="0"/>
              <w:autoSpaceDN w:val="0"/>
              <w:spacing w:line="360" w:lineRule="auto"/>
              <w:rPr>
                <w:rFonts w:ascii="Arial" w:hAnsi="Arial" w:cs="Arial"/>
              </w:rPr>
            </w:pPr>
            <w:r>
              <w:rPr>
                <w:rFonts w:ascii="Arial" w:hAnsi="Arial" w:cs="Arial"/>
              </w:rPr>
              <w:t>Amount</w:t>
            </w:r>
          </w:p>
          <w:p w:rsidR="00A60D07" w:rsidRDefault="00A60D07" w:rsidP="000119FF">
            <w:pPr>
              <w:numPr>
                <w:ilvl w:val="0"/>
                <w:numId w:val="20"/>
              </w:numPr>
              <w:suppressAutoHyphens w:val="0"/>
              <w:autoSpaceDN w:val="0"/>
              <w:spacing w:line="360" w:lineRule="auto"/>
              <w:rPr>
                <w:rFonts w:ascii="Arial" w:hAnsi="Arial" w:cs="Arial"/>
              </w:rPr>
            </w:pPr>
            <w:r>
              <w:rPr>
                <w:rFonts w:ascii="Arial" w:hAnsi="Arial" w:cs="Arial"/>
              </w:rPr>
              <w:t>Card Type</w:t>
            </w:r>
          </w:p>
          <w:p w:rsidR="00A60D07" w:rsidRDefault="00A60D07" w:rsidP="000119FF">
            <w:pPr>
              <w:numPr>
                <w:ilvl w:val="0"/>
                <w:numId w:val="20"/>
              </w:numPr>
              <w:suppressAutoHyphens w:val="0"/>
              <w:autoSpaceDN w:val="0"/>
              <w:spacing w:line="360" w:lineRule="auto"/>
              <w:rPr>
                <w:rFonts w:ascii="Arial" w:hAnsi="Arial" w:cs="Arial"/>
              </w:rPr>
            </w:pPr>
            <w:r>
              <w:rPr>
                <w:rFonts w:ascii="Arial" w:hAnsi="Arial" w:cs="Arial"/>
              </w:rPr>
              <w:t>CVV No</w:t>
            </w:r>
          </w:p>
          <w:p w:rsidR="00A60D07" w:rsidRDefault="00A60D07" w:rsidP="000119FF">
            <w:pPr>
              <w:numPr>
                <w:ilvl w:val="0"/>
                <w:numId w:val="20"/>
              </w:numPr>
              <w:suppressAutoHyphens w:val="0"/>
              <w:autoSpaceDN w:val="0"/>
              <w:spacing w:line="360" w:lineRule="auto"/>
              <w:rPr>
                <w:rFonts w:ascii="Arial" w:hAnsi="Arial" w:cs="Arial"/>
              </w:rPr>
            </w:pPr>
            <w:r>
              <w:rPr>
                <w:rFonts w:ascii="Arial" w:hAnsi="Arial" w:cs="Arial"/>
              </w:rPr>
              <w:t>Expiry Date</w:t>
            </w:r>
          </w:p>
          <w:p w:rsidR="00A60D07" w:rsidRDefault="00A60D07" w:rsidP="000119FF">
            <w:pPr>
              <w:numPr>
                <w:ilvl w:val="0"/>
                <w:numId w:val="20"/>
              </w:numPr>
              <w:suppressAutoHyphens w:val="0"/>
              <w:autoSpaceDN w:val="0"/>
              <w:spacing w:line="360" w:lineRule="auto"/>
              <w:rPr>
                <w:rFonts w:ascii="Arial" w:hAnsi="Arial" w:cs="Arial"/>
              </w:rPr>
            </w:pPr>
            <w:r>
              <w:rPr>
                <w:rFonts w:ascii="Arial" w:hAnsi="Arial" w:cs="Arial"/>
              </w:rPr>
              <w:t>OTP</w:t>
            </w:r>
          </w:p>
          <w:p w:rsidR="00A60D07" w:rsidRDefault="00A60D07" w:rsidP="000119FF">
            <w:pPr>
              <w:numPr>
                <w:ilvl w:val="0"/>
                <w:numId w:val="20"/>
              </w:numPr>
              <w:suppressAutoHyphens w:val="0"/>
              <w:autoSpaceDN w:val="0"/>
              <w:spacing w:line="360" w:lineRule="auto"/>
              <w:rPr>
                <w:rFonts w:ascii="Arial" w:hAnsi="Arial" w:cs="Arial"/>
              </w:rPr>
            </w:pPr>
            <w:r>
              <w:rPr>
                <w:rFonts w:ascii="Arial" w:hAnsi="Arial" w:cs="Arial"/>
              </w:rPr>
              <w:t>Transaction Date</w:t>
            </w:r>
          </w:p>
          <w:p w:rsidR="00A60D07" w:rsidRDefault="00A60D07" w:rsidP="000119FF">
            <w:pPr>
              <w:suppressAutoHyphens w:val="0"/>
              <w:autoSpaceDN w:val="0"/>
              <w:spacing w:line="360" w:lineRule="auto"/>
              <w:ind w:left="1440"/>
              <w:rPr>
                <w:rFonts w:ascii="Arial" w:hAnsi="Arial" w:cs="Arial"/>
              </w:rPr>
            </w:pPr>
          </w:p>
          <w:p w:rsidR="00A60D07" w:rsidRDefault="00A60D07" w:rsidP="000119FF">
            <w:pPr>
              <w:suppressAutoHyphens w:val="0"/>
              <w:autoSpaceDN w:val="0"/>
              <w:spacing w:line="360" w:lineRule="auto"/>
              <w:ind w:left="720"/>
              <w:rPr>
                <w:rFonts w:ascii="Arial" w:hAnsi="Arial" w:cs="Arial"/>
              </w:rPr>
            </w:pPr>
          </w:p>
          <w:p w:rsidR="00A60D07" w:rsidRDefault="00A60D07" w:rsidP="000119FF">
            <w:pPr>
              <w:suppressAutoHyphens w:val="0"/>
              <w:autoSpaceDN w:val="0"/>
              <w:spacing w:line="360" w:lineRule="auto"/>
              <w:ind w:left="720"/>
              <w:rPr>
                <w:rFonts w:ascii="Arial" w:hAnsi="Arial" w:cs="Arial"/>
              </w:rPr>
            </w:pPr>
          </w:p>
          <w:p w:rsidR="00A60D07" w:rsidRDefault="00A60D07" w:rsidP="000119FF">
            <w:pPr>
              <w:numPr>
                <w:ilvl w:val="0"/>
                <w:numId w:val="16"/>
              </w:numPr>
              <w:suppressAutoHyphens w:val="0"/>
              <w:autoSpaceDN w:val="0"/>
              <w:spacing w:line="360" w:lineRule="auto"/>
              <w:rPr>
                <w:rFonts w:ascii="Arial" w:hAnsi="Arial" w:cs="Arial"/>
              </w:rPr>
            </w:pPr>
            <w:r w:rsidRPr="0084325D">
              <w:rPr>
                <w:rFonts w:ascii="Arial" w:hAnsi="Arial" w:cs="Arial"/>
              </w:rPr>
              <w:t xml:space="preserve">Bill desk </w:t>
            </w:r>
            <w:r>
              <w:rPr>
                <w:rFonts w:ascii="Arial" w:hAnsi="Arial" w:cs="Arial"/>
              </w:rPr>
              <w:t>will give a Sync response to PACE . PACE will generate a receipt no and store the same in its internal table. PACE will send</w:t>
            </w:r>
            <w:r w:rsidRPr="006A5318">
              <w:rPr>
                <w:rFonts w:ascii="Arial" w:hAnsi="Arial" w:cs="Arial"/>
                <w:b/>
              </w:rPr>
              <w:t xml:space="preserve"> Sync response</w:t>
            </w:r>
            <w:r>
              <w:rPr>
                <w:rFonts w:ascii="Arial" w:hAnsi="Arial" w:cs="Arial"/>
                <w:b/>
              </w:rPr>
              <w:t xml:space="preserve"> </w:t>
            </w:r>
            <w:r>
              <w:rPr>
                <w:rFonts w:ascii="Arial" w:hAnsi="Arial" w:cs="Arial"/>
              </w:rPr>
              <w:t xml:space="preserve">to IVR. Based upon which IVR will play the necessary information to the Subscriber. Note- PACE will </w:t>
            </w:r>
            <w:r w:rsidRPr="002F3EEA">
              <w:rPr>
                <w:rFonts w:ascii="Arial" w:hAnsi="Arial" w:cs="Arial"/>
                <w:b/>
              </w:rPr>
              <w:t>not</w:t>
            </w:r>
            <w:r>
              <w:rPr>
                <w:rFonts w:ascii="Arial" w:hAnsi="Arial" w:cs="Arial"/>
              </w:rPr>
              <w:t xml:space="preserve"> send the receipt no in Sync response to IVR.</w:t>
            </w:r>
          </w:p>
          <w:p w:rsidR="00A60D07" w:rsidRDefault="00A60D07" w:rsidP="000119FF">
            <w:pPr>
              <w:numPr>
                <w:ilvl w:val="0"/>
                <w:numId w:val="16"/>
              </w:numPr>
              <w:suppressAutoHyphens w:val="0"/>
              <w:autoSpaceDN w:val="0"/>
              <w:spacing w:line="360" w:lineRule="auto"/>
              <w:rPr>
                <w:rFonts w:ascii="Arial" w:hAnsi="Arial" w:cs="Arial"/>
              </w:rPr>
            </w:pPr>
            <w:r>
              <w:rPr>
                <w:rFonts w:ascii="Arial" w:hAnsi="Arial" w:cs="Arial"/>
              </w:rPr>
              <w:t>Bill Desk will process the request to</w:t>
            </w:r>
            <w:r w:rsidRPr="0084325D">
              <w:rPr>
                <w:rFonts w:ascii="Arial" w:hAnsi="Arial" w:cs="Arial"/>
              </w:rPr>
              <w:t xml:space="preserve"> payment gateway and </w:t>
            </w:r>
            <w:r>
              <w:rPr>
                <w:rFonts w:ascii="Arial" w:hAnsi="Arial" w:cs="Arial"/>
              </w:rPr>
              <w:t>will provide</w:t>
            </w:r>
            <w:r w:rsidRPr="0084325D">
              <w:rPr>
                <w:rFonts w:ascii="Arial" w:hAnsi="Arial" w:cs="Arial"/>
              </w:rPr>
              <w:t xml:space="preserve"> Async response to PACE </w:t>
            </w:r>
            <w:r>
              <w:rPr>
                <w:rFonts w:ascii="Arial" w:hAnsi="Arial" w:cs="Arial"/>
              </w:rPr>
              <w:t>regarding Success OR Failure of</w:t>
            </w:r>
            <w:r w:rsidRPr="0084325D">
              <w:rPr>
                <w:rFonts w:ascii="Arial" w:hAnsi="Arial" w:cs="Arial"/>
              </w:rPr>
              <w:t xml:space="preserve"> transaction done on the customer’s account</w:t>
            </w:r>
            <w:r>
              <w:rPr>
                <w:rFonts w:ascii="Arial" w:hAnsi="Arial" w:cs="Arial"/>
              </w:rPr>
              <w:t>.</w:t>
            </w:r>
            <w:r w:rsidRPr="0084325D">
              <w:rPr>
                <w:rFonts w:ascii="Arial" w:hAnsi="Arial" w:cs="Arial"/>
              </w:rPr>
              <w:t xml:space="preserve"> </w:t>
            </w:r>
          </w:p>
          <w:p w:rsidR="00A60D07" w:rsidRPr="0084325D" w:rsidRDefault="00A60D07" w:rsidP="000119FF">
            <w:pPr>
              <w:numPr>
                <w:ilvl w:val="0"/>
                <w:numId w:val="16"/>
              </w:numPr>
              <w:suppressAutoHyphens w:val="0"/>
              <w:autoSpaceDN w:val="0"/>
              <w:spacing w:line="360" w:lineRule="auto"/>
              <w:rPr>
                <w:rFonts w:ascii="Arial" w:hAnsi="Arial" w:cs="Arial"/>
              </w:rPr>
            </w:pPr>
            <w:r>
              <w:rPr>
                <w:rFonts w:ascii="Arial" w:hAnsi="Arial" w:cs="Arial"/>
              </w:rPr>
              <w:t>For all S</w:t>
            </w:r>
            <w:r w:rsidRPr="0084325D">
              <w:rPr>
                <w:rFonts w:ascii="Arial" w:hAnsi="Arial" w:cs="Arial"/>
              </w:rPr>
              <w:t xml:space="preserve">uccessful transaction from Bill Desk, PACE will </w:t>
            </w:r>
            <w:r>
              <w:rPr>
                <w:rFonts w:ascii="Arial" w:hAnsi="Arial" w:cs="Arial"/>
              </w:rPr>
              <w:t>initiate ERecharge request as per existing process.</w:t>
            </w:r>
          </w:p>
          <w:p w:rsidR="00A60D07" w:rsidRDefault="00A60D07" w:rsidP="000119FF">
            <w:pPr>
              <w:numPr>
                <w:ilvl w:val="0"/>
                <w:numId w:val="16"/>
              </w:numPr>
              <w:suppressAutoHyphens w:val="0"/>
              <w:autoSpaceDN w:val="0"/>
              <w:spacing w:line="360" w:lineRule="auto"/>
              <w:rPr>
                <w:rFonts w:ascii="Arial" w:hAnsi="Arial" w:cs="Arial"/>
              </w:rPr>
            </w:pPr>
            <w:r>
              <w:rPr>
                <w:rFonts w:ascii="Arial" w:hAnsi="Arial" w:cs="Arial"/>
              </w:rPr>
              <w:t>After completion of downstream process, PACE will send Success/Failure (as per ER status) to Bill Desk.</w:t>
            </w:r>
          </w:p>
          <w:p w:rsidR="00A60D07" w:rsidRDefault="00A60D07" w:rsidP="000119FF">
            <w:pPr>
              <w:numPr>
                <w:ilvl w:val="0"/>
                <w:numId w:val="16"/>
              </w:numPr>
              <w:suppressAutoHyphens w:val="0"/>
              <w:autoSpaceDN w:val="0"/>
              <w:spacing w:line="360" w:lineRule="auto"/>
              <w:rPr>
                <w:rFonts w:ascii="Arial" w:hAnsi="Arial" w:cs="Arial"/>
              </w:rPr>
            </w:pPr>
            <w:r>
              <w:rPr>
                <w:rFonts w:ascii="Arial" w:hAnsi="Arial" w:cs="Arial"/>
              </w:rPr>
              <w:t>Bill Desk will confirm the receipt by Sync response.</w:t>
            </w:r>
          </w:p>
          <w:p w:rsidR="00A60D07" w:rsidRPr="005E3801" w:rsidRDefault="00A60D07" w:rsidP="000119FF">
            <w:pPr>
              <w:suppressAutoHyphens w:val="0"/>
              <w:autoSpaceDN w:val="0"/>
              <w:spacing w:line="360" w:lineRule="auto"/>
              <w:ind w:left="720"/>
              <w:rPr>
                <w:rFonts w:ascii="Arial" w:hAnsi="Arial" w:cs="Arial"/>
                <w:i/>
              </w:rPr>
            </w:pPr>
            <w:r w:rsidRPr="005E3801">
              <w:rPr>
                <w:rFonts w:ascii="Arial" w:hAnsi="Arial" w:cs="Arial"/>
                <w:i/>
              </w:rPr>
              <w:t xml:space="preserve">Note- Incase of ER failure, reversal of the denomination will happen via Bill Desk, however </w:t>
            </w:r>
            <w:r w:rsidRPr="005E3801">
              <w:rPr>
                <w:rFonts w:ascii="Arial" w:hAnsi="Arial" w:cs="Arial"/>
                <w:i/>
              </w:rPr>
              <w:lastRenderedPageBreak/>
              <w:t>no message will sent to the customer for the same.</w:t>
            </w:r>
          </w:p>
          <w:p w:rsidR="00A60D07" w:rsidRPr="00840847" w:rsidRDefault="00A60D07" w:rsidP="000119FF">
            <w:pPr>
              <w:spacing w:line="276" w:lineRule="auto"/>
              <w:rPr>
                <w:b/>
                <w:sz w:val="24"/>
                <w:szCs w:val="24"/>
                <w:u w:val="single"/>
              </w:rPr>
            </w:pPr>
            <w:r>
              <w:rPr>
                <w:szCs w:val="24"/>
              </w:rPr>
              <w:t xml:space="preserve">      </w:t>
            </w:r>
          </w:p>
          <w:p w:rsidR="00A60D07" w:rsidRPr="00840847" w:rsidRDefault="00A60D07" w:rsidP="000119FF">
            <w:pPr>
              <w:rPr>
                <w:b/>
                <w:szCs w:val="24"/>
                <w:u w:val="single"/>
              </w:rPr>
            </w:pPr>
          </w:p>
          <w:p w:rsidR="00A60D07" w:rsidRPr="00F95B68" w:rsidRDefault="00A60D07" w:rsidP="000119FF">
            <w:pPr>
              <w:snapToGrid w:val="0"/>
              <w:jc w:val="both"/>
              <w:rPr>
                <w:b/>
                <w:szCs w:val="24"/>
              </w:rPr>
            </w:pPr>
            <w:r>
              <w:rPr>
                <w:szCs w:val="24"/>
              </w:rPr>
              <w:t xml:space="preserve">      </w:t>
            </w:r>
            <w:r w:rsidR="00F95B68" w:rsidRPr="00F95B68">
              <w:rPr>
                <w:b/>
                <w:szCs w:val="24"/>
                <w:highlight w:val="green"/>
              </w:rPr>
              <w:t>For BR</w:t>
            </w:r>
            <w:r w:rsidR="00F95B68" w:rsidRPr="00CC64C8">
              <w:rPr>
                <w:b/>
                <w:szCs w:val="24"/>
                <w:highlight w:val="green"/>
              </w:rPr>
              <w:t>-----------------------</w:t>
            </w:r>
            <w:r w:rsidR="00CC64C8" w:rsidRPr="00CC64C8">
              <w:rPr>
                <w:b/>
                <w:szCs w:val="24"/>
                <w:highlight w:val="green"/>
              </w:rPr>
              <w:t>NEW BR</w:t>
            </w:r>
          </w:p>
          <w:p w:rsidR="00A60D07" w:rsidRDefault="00A60D07" w:rsidP="000119FF">
            <w:pPr>
              <w:rPr>
                <w:szCs w:val="24"/>
              </w:rPr>
            </w:pPr>
          </w:p>
          <w:p w:rsidR="00A60D07" w:rsidRPr="00714E3B" w:rsidRDefault="00A37C90" w:rsidP="000119FF">
            <w:pPr>
              <w:rPr>
                <w:sz w:val="28"/>
                <w:szCs w:val="24"/>
                <w:u w:val="single"/>
              </w:rPr>
            </w:pPr>
            <w:r w:rsidRPr="00714E3B">
              <w:rPr>
                <w:sz w:val="28"/>
                <w:szCs w:val="24"/>
                <w:u w:val="single"/>
              </w:rPr>
              <w:t>Prepaid Features:- Plan &amp; Pack Buying</w:t>
            </w:r>
          </w:p>
          <w:p w:rsidR="00A37C90" w:rsidRDefault="00A37C90" w:rsidP="000119FF">
            <w:pPr>
              <w:rPr>
                <w:szCs w:val="24"/>
              </w:rPr>
            </w:pPr>
          </w:p>
          <w:p w:rsidR="00756AD4" w:rsidRDefault="00756AD4" w:rsidP="00756AD4">
            <w:pPr>
              <w:numPr>
                <w:ilvl w:val="0"/>
                <w:numId w:val="24"/>
              </w:numPr>
              <w:suppressAutoHyphens w:val="0"/>
              <w:autoSpaceDN w:val="0"/>
              <w:spacing w:line="360" w:lineRule="auto"/>
              <w:rPr>
                <w:rFonts w:ascii="Arial" w:hAnsi="Arial" w:cs="Arial"/>
              </w:rPr>
            </w:pPr>
            <w:r w:rsidRPr="00FF7949">
              <w:rPr>
                <w:rFonts w:ascii="Arial" w:hAnsi="Arial" w:cs="Arial"/>
                <w:b/>
              </w:rPr>
              <w:t xml:space="preserve">Existing Customer services </w:t>
            </w:r>
            <w:r w:rsidRPr="0084325D">
              <w:rPr>
                <w:rFonts w:ascii="Arial" w:hAnsi="Arial" w:cs="Arial"/>
              </w:rPr>
              <w:t>no’s will be available for cus</w:t>
            </w:r>
            <w:r w:rsidR="00F16049">
              <w:rPr>
                <w:rFonts w:ascii="Arial" w:hAnsi="Arial" w:cs="Arial"/>
              </w:rPr>
              <w:t xml:space="preserve">tomer to call up for recharging/Purchase Plan/ Purchase Pack </w:t>
            </w:r>
            <w:r>
              <w:rPr>
                <w:rFonts w:ascii="Arial" w:hAnsi="Arial" w:cs="Arial"/>
              </w:rPr>
              <w:t>on IVR.</w:t>
            </w:r>
          </w:p>
          <w:p w:rsidR="00756AD4" w:rsidRPr="00756AD4" w:rsidRDefault="00756AD4" w:rsidP="00756AD4">
            <w:pPr>
              <w:tabs>
                <w:tab w:val="left" w:pos="4680"/>
              </w:tabs>
              <w:suppressAutoHyphens w:val="0"/>
              <w:autoSpaceDN w:val="0"/>
              <w:spacing w:line="360" w:lineRule="auto"/>
              <w:ind w:left="720"/>
              <w:rPr>
                <w:rFonts w:ascii="Arial" w:hAnsi="Arial" w:cs="Arial"/>
                <w:color w:val="000000"/>
              </w:rPr>
            </w:pPr>
            <w:r>
              <w:rPr>
                <w:rFonts w:ascii="Arial" w:hAnsi="Arial" w:cs="Arial"/>
                <w:color w:val="000000"/>
              </w:rPr>
              <w:t>Note</w:t>
            </w:r>
            <w:r w:rsidRPr="00756AD4">
              <w:rPr>
                <w:rFonts w:ascii="Arial" w:hAnsi="Arial" w:cs="Arial"/>
                <w:color w:val="000000"/>
              </w:rPr>
              <w:t>-  *333 for mobile</w:t>
            </w:r>
            <w:r w:rsidRPr="00756AD4">
              <w:rPr>
                <w:rFonts w:ascii="Arial" w:hAnsi="Arial" w:cs="Arial"/>
                <w:color w:val="000000"/>
              </w:rPr>
              <w:tab/>
            </w:r>
          </w:p>
          <w:p w:rsidR="00756AD4" w:rsidRPr="00756AD4" w:rsidRDefault="00756AD4" w:rsidP="00756AD4">
            <w:pPr>
              <w:suppressAutoHyphens w:val="0"/>
              <w:autoSpaceDN w:val="0"/>
              <w:spacing w:line="360" w:lineRule="auto"/>
              <w:ind w:left="720"/>
              <w:rPr>
                <w:rFonts w:ascii="Arial" w:hAnsi="Arial" w:cs="Arial"/>
                <w:color w:val="000000"/>
              </w:rPr>
            </w:pPr>
            <w:r w:rsidRPr="00756AD4">
              <w:rPr>
                <w:rFonts w:ascii="Arial" w:hAnsi="Arial" w:cs="Arial"/>
                <w:color w:val="000000"/>
              </w:rPr>
              <w:t xml:space="preserve">           *355 for HSD,3G Dongle &amp; Data Card</w:t>
            </w:r>
          </w:p>
          <w:p w:rsidR="00756AD4" w:rsidRPr="00756AD4" w:rsidRDefault="00756AD4" w:rsidP="00756AD4">
            <w:pPr>
              <w:suppressAutoHyphens w:val="0"/>
              <w:autoSpaceDN w:val="0"/>
              <w:spacing w:line="360" w:lineRule="auto"/>
              <w:ind w:left="720"/>
              <w:rPr>
                <w:rFonts w:ascii="Arial" w:hAnsi="Arial" w:cs="Arial"/>
                <w:color w:val="000000"/>
              </w:rPr>
            </w:pPr>
            <w:r w:rsidRPr="00756AD4">
              <w:rPr>
                <w:rFonts w:ascii="Arial" w:hAnsi="Arial" w:cs="Arial"/>
                <w:color w:val="000000"/>
              </w:rPr>
              <w:t xml:space="preserve">           …….for offnet (Awaited from Business)</w:t>
            </w:r>
          </w:p>
          <w:p w:rsidR="00756AD4" w:rsidRDefault="00756AD4" w:rsidP="00756AD4">
            <w:pPr>
              <w:suppressAutoHyphens w:val="0"/>
              <w:autoSpaceDN w:val="0"/>
              <w:spacing w:line="360" w:lineRule="auto"/>
              <w:ind w:left="720"/>
              <w:rPr>
                <w:rFonts w:ascii="Arial" w:hAnsi="Arial" w:cs="Arial"/>
                <w:color w:val="000000"/>
              </w:rPr>
            </w:pPr>
            <w:r w:rsidRPr="00756AD4">
              <w:rPr>
                <w:rFonts w:ascii="Arial" w:hAnsi="Arial" w:cs="Arial"/>
                <w:color w:val="000000"/>
              </w:rPr>
              <w:t xml:space="preserve">          198 access number…..Confirmation required from Business..</w:t>
            </w:r>
          </w:p>
          <w:p w:rsidR="00756AD4" w:rsidRPr="0084325D" w:rsidRDefault="00756AD4" w:rsidP="00756AD4">
            <w:pPr>
              <w:suppressAutoHyphens w:val="0"/>
              <w:autoSpaceDN w:val="0"/>
              <w:spacing w:line="360" w:lineRule="auto"/>
              <w:ind w:left="720"/>
              <w:rPr>
                <w:rFonts w:ascii="Arial" w:hAnsi="Arial" w:cs="Arial"/>
              </w:rPr>
            </w:pPr>
            <w:r>
              <w:rPr>
                <w:rFonts w:ascii="Arial" w:hAnsi="Arial" w:cs="Arial"/>
                <w:highlight w:val="yellow"/>
              </w:rPr>
              <w:t>*</w:t>
            </w:r>
            <w:r w:rsidRPr="00B25372">
              <w:rPr>
                <w:rFonts w:ascii="Arial" w:hAnsi="Arial" w:cs="Arial"/>
                <w:highlight w:val="yellow"/>
              </w:rPr>
              <w:t>IVR call flow is awaited from Business.</w:t>
            </w:r>
          </w:p>
          <w:p w:rsidR="00A60D07" w:rsidRDefault="00A60D07" w:rsidP="000119FF">
            <w:pPr>
              <w:rPr>
                <w:szCs w:val="24"/>
              </w:rPr>
            </w:pPr>
          </w:p>
          <w:p w:rsidR="00CB35F7" w:rsidRDefault="00A37C90" w:rsidP="00A37C90">
            <w:pPr>
              <w:pStyle w:val="ListParagraph"/>
              <w:numPr>
                <w:ilvl w:val="0"/>
                <w:numId w:val="24"/>
              </w:numPr>
              <w:suppressAutoHyphens w:val="0"/>
              <w:autoSpaceDN w:val="0"/>
              <w:spacing w:line="360" w:lineRule="auto"/>
              <w:rPr>
                <w:rFonts w:ascii="Arial" w:hAnsi="Arial" w:cs="Arial"/>
              </w:rPr>
            </w:pPr>
            <w:r w:rsidRPr="00A37C90">
              <w:rPr>
                <w:rFonts w:ascii="Arial" w:hAnsi="Arial" w:cs="Arial"/>
              </w:rPr>
              <w:t xml:space="preserve">IVR will offer option to customer for </w:t>
            </w:r>
            <w:r w:rsidR="00F16049">
              <w:rPr>
                <w:rFonts w:ascii="Arial" w:hAnsi="Arial" w:cs="Arial"/>
              </w:rPr>
              <w:t xml:space="preserve">Erecharge, Pack Buying OR Plan Buying. </w:t>
            </w:r>
            <w:r w:rsidR="00CB35F7">
              <w:rPr>
                <w:rFonts w:ascii="Arial" w:hAnsi="Arial" w:cs="Arial"/>
              </w:rPr>
              <w:t>Customer will choose the right key. In case the customer chooses the option of purchasing Pack OR plan, IVR will play the configured Pack/Plan based upon configuration.</w:t>
            </w:r>
          </w:p>
          <w:p w:rsidR="00A37C90" w:rsidRPr="00A37C90" w:rsidRDefault="00CB35F7" w:rsidP="00A37C90">
            <w:pPr>
              <w:pStyle w:val="ListParagraph"/>
              <w:numPr>
                <w:ilvl w:val="0"/>
                <w:numId w:val="24"/>
              </w:numPr>
              <w:suppressAutoHyphens w:val="0"/>
              <w:autoSpaceDN w:val="0"/>
              <w:spacing w:line="360" w:lineRule="auto"/>
              <w:rPr>
                <w:rFonts w:ascii="Arial" w:hAnsi="Arial" w:cs="Arial"/>
              </w:rPr>
            </w:pPr>
            <w:r>
              <w:rPr>
                <w:rFonts w:ascii="Arial" w:hAnsi="Arial" w:cs="Arial"/>
              </w:rPr>
              <w:t xml:space="preserve">Post which </w:t>
            </w:r>
            <w:r w:rsidR="00F16049">
              <w:rPr>
                <w:rFonts w:ascii="Arial" w:hAnsi="Arial" w:cs="Arial"/>
              </w:rPr>
              <w:t xml:space="preserve">IVR will also offer option </w:t>
            </w:r>
            <w:r w:rsidR="00A37C90" w:rsidRPr="00A37C90">
              <w:rPr>
                <w:rFonts w:ascii="Arial" w:hAnsi="Arial" w:cs="Arial"/>
              </w:rPr>
              <w:t xml:space="preserve">to </w:t>
            </w:r>
            <w:r w:rsidR="00F16049">
              <w:rPr>
                <w:rFonts w:ascii="Arial" w:hAnsi="Arial" w:cs="Arial"/>
              </w:rPr>
              <w:t xml:space="preserve">execute </w:t>
            </w:r>
            <w:r w:rsidR="00A37C90" w:rsidRPr="00A37C90">
              <w:rPr>
                <w:rFonts w:ascii="Arial" w:hAnsi="Arial" w:cs="Arial"/>
              </w:rPr>
              <w:t xml:space="preserve">the same </w:t>
            </w:r>
            <w:r w:rsidR="00F16049">
              <w:rPr>
                <w:rFonts w:ascii="Arial" w:hAnsi="Arial" w:cs="Arial"/>
              </w:rPr>
              <w:t xml:space="preserve">on </w:t>
            </w:r>
            <w:r w:rsidR="00A37C90" w:rsidRPr="00A37C90">
              <w:rPr>
                <w:rFonts w:ascii="Arial" w:hAnsi="Arial" w:cs="Arial"/>
              </w:rPr>
              <w:t xml:space="preserve">MDN from which customer has called or else prompt the Customer to enter the MDN on which the </w:t>
            </w:r>
            <w:r w:rsidR="00A37C90">
              <w:rPr>
                <w:rFonts w:ascii="Arial" w:hAnsi="Arial" w:cs="Arial"/>
              </w:rPr>
              <w:t>Plan or Pack buying</w:t>
            </w:r>
            <w:r w:rsidR="00A37C90" w:rsidRPr="00A37C90">
              <w:rPr>
                <w:rFonts w:ascii="Arial" w:hAnsi="Arial" w:cs="Arial"/>
              </w:rPr>
              <w:t xml:space="preserve"> </w:t>
            </w:r>
            <w:r w:rsidR="00F16049">
              <w:rPr>
                <w:rFonts w:ascii="Arial" w:hAnsi="Arial" w:cs="Arial"/>
              </w:rPr>
              <w:t>is required.</w:t>
            </w:r>
          </w:p>
          <w:p w:rsidR="00F16049" w:rsidRPr="00F16049" w:rsidRDefault="00F16049" w:rsidP="00F16049">
            <w:pPr>
              <w:pStyle w:val="ListParagraph"/>
              <w:numPr>
                <w:ilvl w:val="0"/>
                <w:numId w:val="24"/>
              </w:numPr>
              <w:suppressAutoHyphens w:val="0"/>
              <w:autoSpaceDN w:val="0"/>
              <w:spacing w:line="360" w:lineRule="auto"/>
              <w:rPr>
                <w:rFonts w:ascii="Arial" w:hAnsi="Arial" w:cs="Arial"/>
              </w:rPr>
            </w:pPr>
            <w:r w:rsidRPr="00F16049">
              <w:rPr>
                <w:rFonts w:ascii="Arial" w:hAnsi="Arial" w:cs="Arial"/>
              </w:rPr>
              <w:t xml:space="preserve">After Entering the MDN, IVR will prompt the customer whether he wants to </w:t>
            </w:r>
            <w:r>
              <w:rPr>
                <w:rFonts w:ascii="Arial" w:hAnsi="Arial" w:cs="Arial"/>
              </w:rPr>
              <w:t xml:space="preserve">make the payment </w:t>
            </w:r>
            <w:r w:rsidRPr="00F16049">
              <w:rPr>
                <w:rFonts w:ascii="Arial" w:hAnsi="Arial" w:cs="Arial"/>
              </w:rPr>
              <w:t>through Debit card/Credit card and accordingly customer will provide the details of the Card which is as follows:-</w:t>
            </w:r>
          </w:p>
          <w:p w:rsidR="00A60D07" w:rsidRPr="00A37C90" w:rsidRDefault="00A60D07" w:rsidP="00F16049">
            <w:pPr>
              <w:pStyle w:val="ListParagraph"/>
              <w:rPr>
                <w:szCs w:val="24"/>
              </w:rPr>
            </w:pPr>
          </w:p>
          <w:p w:rsidR="00F16049" w:rsidRPr="00F16049" w:rsidRDefault="00F16049" w:rsidP="00F16049">
            <w:pPr>
              <w:pStyle w:val="ListParagraph"/>
              <w:numPr>
                <w:ilvl w:val="0"/>
                <w:numId w:val="25"/>
              </w:numPr>
              <w:suppressAutoHyphens w:val="0"/>
              <w:autoSpaceDN w:val="0"/>
              <w:spacing w:line="360" w:lineRule="auto"/>
              <w:rPr>
                <w:rFonts w:ascii="Arial" w:hAnsi="Arial" w:cs="Arial"/>
                <w:b/>
              </w:rPr>
            </w:pPr>
            <w:r w:rsidRPr="00F16049">
              <w:rPr>
                <w:rFonts w:ascii="Arial" w:hAnsi="Arial" w:cs="Arial"/>
              </w:rPr>
              <w:t xml:space="preserve">Credit Card No </w:t>
            </w:r>
            <w:r w:rsidRPr="00F16049">
              <w:rPr>
                <w:rFonts w:ascii="Arial" w:hAnsi="Arial" w:cs="Arial"/>
                <w:b/>
              </w:rPr>
              <w:t>(15/16 digit)</w:t>
            </w:r>
          </w:p>
          <w:p w:rsidR="00F16049" w:rsidRPr="00F16049" w:rsidRDefault="00F16049" w:rsidP="00F16049">
            <w:pPr>
              <w:pStyle w:val="ListParagraph"/>
              <w:numPr>
                <w:ilvl w:val="0"/>
                <w:numId w:val="25"/>
              </w:numPr>
              <w:suppressAutoHyphens w:val="0"/>
              <w:autoSpaceDN w:val="0"/>
              <w:spacing w:line="360" w:lineRule="auto"/>
              <w:rPr>
                <w:rFonts w:ascii="Arial" w:hAnsi="Arial" w:cs="Arial"/>
              </w:rPr>
            </w:pPr>
            <w:r w:rsidRPr="00F16049">
              <w:rPr>
                <w:rFonts w:ascii="Arial" w:hAnsi="Arial" w:cs="Arial"/>
              </w:rPr>
              <w:t xml:space="preserve">CVV No </w:t>
            </w:r>
            <w:r w:rsidRPr="00F16049">
              <w:rPr>
                <w:rFonts w:ascii="Arial" w:hAnsi="Arial" w:cs="Arial"/>
                <w:b/>
              </w:rPr>
              <w:t>(3 digit)</w:t>
            </w:r>
          </w:p>
          <w:p w:rsidR="00F16049" w:rsidRPr="00F16049" w:rsidRDefault="00F16049" w:rsidP="00F16049">
            <w:pPr>
              <w:pStyle w:val="ListParagraph"/>
              <w:numPr>
                <w:ilvl w:val="0"/>
                <w:numId w:val="25"/>
              </w:numPr>
              <w:suppressAutoHyphens w:val="0"/>
              <w:autoSpaceDN w:val="0"/>
              <w:spacing w:line="360" w:lineRule="auto"/>
              <w:rPr>
                <w:rFonts w:ascii="Arial" w:hAnsi="Arial" w:cs="Arial"/>
                <w:color w:val="0070C0"/>
              </w:rPr>
            </w:pPr>
            <w:r w:rsidRPr="00F16049">
              <w:rPr>
                <w:rFonts w:ascii="Arial" w:hAnsi="Arial" w:cs="Arial"/>
              </w:rPr>
              <w:t xml:space="preserve">Expiry date </w:t>
            </w:r>
            <w:r w:rsidRPr="00F16049">
              <w:rPr>
                <w:rFonts w:ascii="Arial" w:hAnsi="Arial" w:cs="Arial"/>
                <w:b/>
              </w:rPr>
              <w:t>( 6 digit mmyyyy format)</w:t>
            </w:r>
          </w:p>
          <w:p w:rsidR="00F16049" w:rsidRPr="00F16049" w:rsidRDefault="00F16049" w:rsidP="00F16049">
            <w:pPr>
              <w:pStyle w:val="ListParagraph"/>
              <w:numPr>
                <w:ilvl w:val="0"/>
                <w:numId w:val="25"/>
              </w:numPr>
              <w:suppressAutoHyphens w:val="0"/>
              <w:autoSpaceDN w:val="0"/>
              <w:spacing w:line="360" w:lineRule="auto"/>
              <w:rPr>
                <w:rFonts w:ascii="Arial" w:hAnsi="Arial" w:cs="Arial"/>
                <w:b/>
                <w:color w:val="0070C0"/>
                <w:highlight w:val="yellow"/>
              </w:rPr>
            </w:pPr>
            <w:r w:rsidRPr="00F16049">
              <w:rPr>
                <w:rFonts w:ascii="Arial" w:hAnsi="Arial" w:cs="Arial"/>
              </w:rPr>
              <w:t xml:space="preserve">Amount </w:t>
            </w:r>
          </w:p>
          <w:p w:rsidR="00F16049" w:rsidRPr="00F16049" w:rsidRDefault="00F16049" w:rsidP="00F16049">
            <w:pPr>
              <w:pStyle w:val="ListParagraph"/>
              <w:numPr>
                <w:ilvl w:val="0"/>
                <w:numId w:val="25"/>
              </w:numPr>
              <w:suppressAutoHyphens w:val="0"/>
              <w:autoSpaceDN w:val="0"/>
              <w:spacing w:line="360" w:lineRule="auto"/>
              <w:rPr>
                <w:rFonts w:ascii="Arial" w:hAnsi="Arial" w:cs="Arial"/>
              </w:rPr>
            </w:pPr>
            <w:r w:rsidRPr="00F16049">
              <w:rPr>
                <w:rFonts w:ascii="Arial" w:hAnsi="Arial" w:cs="Arial"/>
              </w:rPr>
              <w:t>OTP.</w:t>
            </w:r>
          </w:p>
          <w:p w:rsidR="00A60D07" w:rsidRDefault="00A60D07" w:rsidP="000119FF">
            <w:pPr>
              <w:rPr>
                <w:rFonts w:ascii="Arial" w:hAnsi="Arial" w:cs="Arial"/>
              </w:rPr>
            </w:pPr>
          </w:p>
          <w:p w:rsidR="00F16049" w:rsidRPr="0084325D" w:rsidRDefault="00F16049" w:rsidP="00F16049">
            <w:pPr>
              <w:suppressAutoHyphens w:val="0"/>
              <w:autoSpaceDN w:val="0"/>
              <w:spacing w:line="360" w:lineRule="auto"/>
              <w:ind w:left="360"/>
              <w:rPr>
                <w:rFonts w:ascii="Arial" w:hAnsi="Arial" w:cs="Arial"/>
              </w:rPr>
            </w:pPr>
            <w:r>
              <w:rPr>
                <w:rFonts w:ascii="Arial" w:hAnsi="Arial" w:cs="Arial"/>
              </w:rPr>
              <w:t>*</w:t>
            </w:r>
            <w:r w:rsidRPr="00F16049">
              <w:rPr>
                <w:rFonts w:ascii="Arial" w:hAnsi="Arial" w:cs="Arial"/>
              </w:rPr>
              <w:t xml:space="preserve">Note- IVR will check the Plan Name OR Pack Name. </w:t>
            </w:r>
            <w:r w:rsidR="003B0507">
              <w:rPr>
                <w:rFonts w:ascii="Arial" w:hAnsi="Arial" w:cs="Arial"/>
              </w:rPr>
              <w:t xml:space="preserve">Plan/Pack </w:t>
            </w:r>
            <w:r w:rsidRPr="00F16049">
              <w:rPr>
                <w:rFonts w:ascii="Arial" w:hAnsi="Arial" w:cs="Arial"/>
              </w:rPr>
              <w:t>will</w:t>
            </w:r>
            <w:r w:rsidR="003B0507">
              <w:rPr>
                <w:rFonts w:ascii="Arial" w:hAnsi="Arial" w:cs="Arial"/>
              </w:rPr>
              <w:t xml:space="preserve"> also</w:t>
            </w:r>
            <w:r w:rsidRPr="00F16049">
              <w:rPr>
                <w:rFonts w:ascii="Arial" w:hAnsi="Arial" w:cs="Arial"/>
              </w:rPr>
              <w:t xml:space="preserve"> be configurable at IVR.</w:t>
            </w:r>
          </w:p>
          <w:p w:rsidR="00A60D07" w:rsidRPr="009909D6" w:rsidRDefault="00A60D07" w:rsidP="000119FF">
            <w:pPr>
              <w:rPr>
                <w:rFonts w:ascii="Arial" w:hAnsi="Arial" w:cs="Arial"/>
              </w:rPr>
            </w:pPr>
          </w:p>
          <w:p w:rsidR="003457E1" w:rsidRPr="003457E1" w:rsidRDefault="003457E1" w:rsidP="003457E1">
            <w:pPr>
              <w:pStyle w:val="ListParagraph"/>
              <w:numPr>
                <w:ilvl w:val="0"/>
                <w:numId w:val="24"/>
              </w:numPr>
              <w:suppressAutoHyphens w:val="0"/>
              <w:autoSpaceDN w:val="0"/>
              <w:spacing w:line="360" w:lineRule="auto"/>
              <w:rPr>
                <w:rFonts w:ascii="Arial" w:hAnsi="Arial" w:cs="Arial"/>
              </w:rPr>
            </w:pPr>
            <w:r w:rsidRPr="003457E1">
              <w:rPr>
                <w:rFonts w:ascii="Arial" w:hAnsi="Arial" w:cs="Arial"/>
              </w:rPr>
              <w:t>IVR will encrypt the above information along with requester MDN (A) and beneficiary MDN (B) and send the request to PACE over http post.</w:t>
            </w:r>
          </w:p>
          <w:p w:rsidR="003457E1" w:rsidRDefault="003457E1" w:rsidP="003457E1">
            <w:pPr>
              <w:suppressAutoHyphens w:val="0"/>
              <w:autoSpaceDN w:val="0"/>
              <w:spacing w:line="360" w:lineRule="auto"/>
              <w:ind w:left="720"/>
              <w:rPr>
                <w:rFonts w:ascii="Arial" w:hAnsi="Arial" w:cs="Arial"/>
              </w:rPr>
            </w:pPr>
            <w:r>
              <w:rPr>
                <w:rFonts w:ascii="Arial" w:hAnsi="Arial" w:cs="Arial"/>
              </w:rPr>
              <w:t xml:space="preserve"> </w:t>
            </w:r>
            <w:r w:rsidRPr="00BE7F81">
              <w:rPr>
                <w:rFonts w:ascii="Arial" w:hAnsi="Arial" w:cs="Arial"/>
                <w:highlight w:val="yellow"/>
              </w:rPr>
              <w:t>Ref section</w:t>
            </w:r>
            <w:r>
              <w:rPr>
                <w:rFonts w:ascii="Arial" w:hAnsi="Arial" w:cs="Arial"/>
                <w:highlight w:val="yellow"/>
              </w:rPr>
              <w:t xml:space="preserve"> 3.2</w:t>
            </w:r>
            <w:r w:rsidRPr="00BE7F81">
              <w:rPr>
                <w:rFonts w:ascii="Arial" w:hAnsi="Arial" w:cs="Arial"/>
                <w:highlight w:val="yellow"/>
              </w:rPr>
              <w:t>-------------------- for IVR-PACE API.</w:t>
            </w:r>
          </w:p>
          <w:p w:rsidR="00A60D07" w:rsidRDefault="00A60D07" w:rsidP="000119FF">
            <w:pPr>
              <w:rPr>
                <w:szCs w:val="24"/>
              </w:rPr>
            </w:pPr>
          </w:p>
          <w:p w:rsidR="00D5707E" w:rsidRPr="00D5707E" w:rsidRDefault="00D5707E" w:rsidP="00D5707E">
            <w:pPr>
              <w:pStyle w:val="ListParagraph"/>
              <w:numPr>
                <w:ilvl w:val="0"/>
                <w:numId w:val="24"/>
              </w:numPr>
              <w:suppressAutoHyphens w:val="0"/>
              <w:autoSpaceDN w:val="0"/>
              <w:spacing w:line="360" w:lineRule="auto"/>
              <w:rPr>
                <w:rFonts w:ascii="Arial" w:hAnsi="Arial" w:cs="Arial"/>
              </w:rPr>
            </w:pPr>
            <w:r w:rsidRPr="00D5707E">
              <w:rPr>
                <w:rFonts w:ascii="Arial" w:hAnsi="Arial" w:cs="Arial"/>
              </w:rPr>
              <w:lastRenderedPageBreak/>
              <w:t>PACE will decrypt the received request from IVR and generate a numeric Transaction ID against the request.</w:t>
            </w:r>
          </w:p>
          <w:p w:rsidR="00D5707E" w:rsidRDefault="00D5707E" w:rsidP="00D5707E">
            <w:pPr>
              <w:numPr>
                <w:ilvl w:val="0"/>
                <w:numId w:val="24"/>
              </w:numPr>
              <w:suppressAutoHyphens w:val="0"/>
              <w:autoSpaceDN w:val="0"/>
              <w:spacing w:line="360" w:lineRule="auto"/>
              <w:rPr>
                <w:rFonts w:ascii="Arial" w:hAnsi="Arial" w:cs="Arial"/>
              </w:rPr>
            </w:pPr>
            <w:r>
              <w:rPr>
                <w:rFonts w:ascii="Arial" w:hAnsi="Arial" w:cs="Arial"/>
              </w:rPr>
              <w:t>PACE will do the following validation:-</w:t>
            </w:r>
          </w:p>
          <w:p w:rsidR="00D5707E" w:rsidRDefault="00D10E2F" w:rsidP="00D5707E">
            <w:pPr>
              <w:suppressAutoHyphens w:val="0"/>
              <w:autoSpaceDN w:val="0"/>
              <w:spacing w:line="360" w:lineRule="auto"/>
              <w:rPr>
                <w:rFonts w:ascii="Arial" w:hAnsi="Arial" w:cs="Arial"/>
              </w:rPr>
            </w:pPr>
            <w:r>
              <w:rPr>
                <w:rFonts w:ascii="Arial" w:hAnsi="Arial" w:cs="Arial"/>
                <w:noProof/>
                <w:lang w:eastAsia="en-US"/>
              </w:rPr>
              <w:pict>
                <v:shape id="_x0000_s1089" type="#_x0000_t88" style="position:absolute;margin-left:306.5pt;margin-top:7.55pt;width:12pt;height:45pt;z-index:251688448"/>
              </w:pict>
            </w:r>
          </w:p>
          <w:p w:rsidR="00D5707E" w:rsidRDefault="00D5707E" w:rsidP="00D5707E">
            <w:pPr>
              <w:tabs>
                <w:tab w:val="left" w:pos="6825"/>
              </w:tabs>
              <w:suppressAutoHyphens w:val="0"/>
              <w:autoSpaceDN w:val="0"/>
              <w:spacing w:line="360" w:lineRule="auto"/>
              <w:ind w:left="720"/>
              <w:rPr>
                <w:rFonts w:ascii="Arial" w:hAnsi="Arial" w:cs="Arial"/>
              </w:rPr>
            </w:pPr>
            <w:r>
              <w:rPr>
                <w:rFonts w:ascii="Arial" w:hAnsi="Arial" w:cs="Arial"/>
              </w:rPr>
              <w:t>a) Whether the MDN B is valid or not.</w:t>
            </w:r>
            <w:r>
              <w:rPr>
                <w:rFonts w:ascii="Arial" w:hAnsi="Arial" w:cs="Arial"/>
              </w:rPr>
              <w:tab/>
              <w:t>As per existing.</w:t>
            </w:r>
          </w:p>
          <w:p w:rsidR="00A60D07" w:rsidRDefault="00D5707E" w:rsidP="00D5707E">
            <w:pPr>
              <w:rPr>
                <w:szCs w:val="24"/>
              </w:rPr>
            </w:pPr>
            <w:r>
              <w:rPr>
                <w:rFonts w:ascii="Arial" w:hAnsi="Arial" w:cs="Arial"/>
              </w:rPr>
              <w:t xml:space="preserve">            b) Whether the Plan OR Pack is valid or not. </w:t>
            </w:r>
            <w:r>
              <w:rPr>
                <w:rFonts w:ascii="Arial" w:hAnsi="Arial" w:cs="Arial"/>
              </w:rPr>
              <w:tab/>
            </w:r>
          </w:p>
          <w:p w:rsidR="00A60D07" w:rsidRDefault="00A60D07" w:rsidP="000119FF">
            <w:pPr>
              <w:rPr>
                <w:szCs w:val="24"/>
              </w:rPr>
            </w:pPr>
          </w:p>
          <w:p w:rsidR="00A60D07" w:rsidRDefault="00A60D07" w:rsidP="000119FF">
            <w:pPr>
              <w:ind w:firstLine="720"/>
              <w:rPr>
                <w:szCs w:val="24"/>
              </w:rPr>
            </w:pPr>
          </w:p>
          <w:p w:rsidR="0065395C" w:rsidRPr="00A42AAA" w:rsidRDefault="0065395C" w:rsidP="00A42AAA">
            <w:pPr>
              <w:pStyle w:val="ListParagraph"/>
              <w:numPr>
                <w:ilvl w:val="0"/>
                <w:numId w:val="24"/>
              </w:numPr>
              <w:suppressAutoHyphens w:val="0"/>
              <w:autoSpaceDN w:val="0"/>
              <w:spacing w:line="360" w:lineRule="auto"/>
              <w:rPr>
                <w:rFonts w:ascii="Arial" w:hAnsi="Arial" w:cs="Arial"/>
              </w:rPr>
            </w:pPr>
            <w:r w:rsidRPr="00A42AAA">
              <w:rPr>
                <w:rFonts w:ascii="Arial" w:hAnsi="Arial" w:cs="Arial"/>
              </w:rPr>
              <w:t>In case of Plan Name OR Pack Name is not available at PACE will send Transaction ID along with Failure response to IVR. IVR will play the necessary information to customer based upon the Error Code received from PACE.</w:t>
            </w:r>
            <w:r w:rsidRPr="00A42AAA">
              <w:rPr>
                <w:rFonts w:ascii="Arial" w:hAnsi="Arial" w:cs="Arial"/>
                <w:b/>
              </w:rPr>
              <w:t xml:space="preserve"> Interaction between IVR and PACE will be closed in case MDN and PACK Name/Plan Name validation fails. PACE should keep the log of failure cases as well.</w:t>
            </w:r>
          </w:p>
          <w:p w:rsidR="00A60D07" w:rsidRDefault="00A60D07" w:rsidP="000119FF">
            <w:pPr>
              <w:ind w:firstLine="720"/>
              <w:rPr>
                <w:szCs w:val="24"/>
              </w:rPr>
            </w:pPr>
          </w:p>
          <w:p w:rsidR="009C29D9" w:rsidRDefault="009C29D9" w:rsidP="009C29D9">
            <w:pPr>
              <w:pStyle w:val="ListParagraph"/>
              <w:numPr>
                <w:ilvl w:val="0"/>
                <w:numId w:val="24"/>
              </w:numPr>
              <w:suppressAutoHyphens w:val="0"/>
              <w:autoSpaceDN w:val="0"/>
              <w:spacing w:line="360" w:lineRule="auto"/>
              <w:rPr>
                <w:rFonts w:ascii="Arial" w:hAnsi="Arial" w:cs="Arial"/>
              </w:rPr>
            </w:pPr>
            <w:r w:rsidRPr="009C29D9">
              <w:rPr>
                <w:rFonts w:ascii="Arial" w:hAnsi="Arial" w:cs="Arial"/>
              </w:rPr>
              <w:t>If the customer is a valid customer then PACE will store the following transaction details:-</w:t>
            </w:r>
          </w:p>
          <w:p w:rsidR="009C29D9" w:rsidRPr="00613373" w:rsidRDefault="009C29D9" w:rsidP="00613373">
            <w:pPr>
              <w:pStyle w:val="ListParagraph"/>
              <w:numPr>
                <w:ilvl w:val="0"/>
                <w:numId w:val="27"/>
              </w:numPr>
              <w:suppressAutoHyphens w:val="0"/>
              <w:autoSpaceDN w:val="0"/>
              <w:spacing w:line="360" w:lineRule="auto"/>
              <w:rPr>
                <w:rFonts w:ascii="Arial" w:hAnsi="Arial" w:cs="Arial"/>
              </w:rPr>
            </w:pPr>
            <w:r w:rsidRPr="00613373">
              <w:rPr>
                <w:rFonts w:ascii="Arial" w:hAnsi="Arial" w:cs="Arial"/>
              </w:rPr>
              <w:t>Requester MDN (A)</w:t>
            </w:r>
          </w:p>
          <w:p w:rsidR="009C29D9" w:rsidRPr="00613373" w:rsidRDefault="009C29D9" w:rsidP="00613373">
            <w:pPr>
              <w:pStyle w:val="ListParagraph"/>
              <w:numPr>
                <w:ilvl w:val="0"/>
                <w:numId w:val="27"/>
              </w:numPr>
              <w:suppressAutoHyphens w:val="0"/>
              <w:autoSpaceDN w:val="0"/>
              <w:spacing w:line="360" w:lineRule="auto"/>
              <w:rPr>
                <w:rFonts w:ascii="Arial" w:hAnsi="Arial" w:cs="Arial"/>
              </w:rPr>
            </w:pPr>
            <w:r w:rsidRPr="00613373">
              <w:rPr>
                <w:rFonts w:ascii="Arial" w:hAnsi="Arial" w:cs="Arial"/>
              </w:rPr>
              <w:t>Beneficiary MDN</w:t>
            </w:r>
            <w:ins w:id="23" w:author="Neeraj Parikh" w:date="2012-08-09T10:51:00Z">
              <w:r w:rsidRPr="00613373">
                <w:rPr>
                  <w:rFonts w:ascii="Arial" w:hAnsi="Arial" w:cs="Arial"/>
                </w:rPr>
                <w:t xml:space="preserve"> </w:t>
              </w:r>
            </w:ins>
            <w:r w:rsidRPr="00613373">
              <w:rPr>
                <w:rFonts w:ascii="Arial" w:hAnsi="Arial" w:cs="Arial"/>
              </w:rPr>
              <w:t>(B)</w:t>
            </w:r>
          </w:p>
          <w:p w:rsidR="009C29D9" w:rsidRPr="00613373" w:rsidRDefault="009C29D9" w:rsidP="00613373">
            <w:pPr>
              <w:pStyle w:val="ListParagraph"/>
              <w:numPr>
                <w:ilvl w:val="0"/>
                <w:numId w:val="27"/>
              </w:numPr>
              <w:suppressAutoHyphens w:val="0"/>
              <w:autoSpaceDN w:val="0"/>
              <w:spacing w:line="360" w:lineRule="auto"/>
              <w:rPr>
                <w:rFonts w:ascii="Arial" w:hAnsi="Arial" w:cs="Arial"/>
              </w:rPr>
            </w:pPr>
            <w:r w:rsidRPr="00613373">
              <w:rPr>
                <w:rFonts w:ascii="Arial" w:hAnsi="Arial" w:cs="Arial"/>
              </w:rPr>
              <w:t>Transaction Date</w:t>
            </w:r>
          </w:p>
          <w:p w:rsidR="009C29D9" w:rsidRPr="00613373" w:rsidRDefault="009C29D9" w:rsidP="00613373">
            <w:pPr>
              <w:pStyle w:val="ListParagraph"/>
              <w:numPr>
                <w:ilvl w:val="0"/>
                <w:numId w:val="27"/>
              </w:numPr>
              <w:suppressAutoHyphens w:val="0"/>
              <w:autoSpaceDN w:val="0"/>
              <w:spacing w:line="360" w:lineRule="auto"/>
              <w:rPr>
                <w:rFonts w:ascii="Arial" w:hAnsi="Arial" w:cs="Arial"/>
              </w:rPr>
            </w:pPr>
            <w:r w:rsidRPr="00613373">
              <w:rPr>
                <w:rFonts w:ascii="Arial" w:hAnsi="Arial" w:cs="Arial"/>
              </w:rPr>
              <w:t>Trans Id (Generated by PACE)</w:t>
            </w:r>
          </w:p>
          <w:p w:rsidR="009C29D9" w:rsidRPr="00613373" w:rsidRDefault="009C29D9" w:rsidP="00613373">
            <w:pPr>
              <w:pStyle w:val="ListParagraph"/>
              <w:numPr>
                <w:ilvl w:val="0"/>
                <w:numId w:val="27"/>
              </w:numPr>
              <w:suppressAutoHyphens w:val="0"/>
              <w:autoSpaceDN w:val="0"/>
              <w:spacing w:line="360" w:lineRule="auto"/>
              <w:rPr>
                <w:rFonts w:ascii="Arial" w:hAnsi="Arial" w:cs="Arial"/>
              </w:rPr>
            </w:pPr>
            <w:r w:rsidRPr="00613373">
              <w:rPr>
                <w:rFonts w:ascii="Arial" w:hAnsi="Arial" w:cs="Arial"/>
              </w:rPr>
              <w:t>Request Type i.e ER</w:t>
            </w:r>
          </w:p>
          <w:p w:rsidR="003C2B90" w:rsidRDefault="009C29D9" w:rsidP="00613373">
            <w:pPr>
              <w:pStyle w:val="ListParagraph"/>
              <w:numPr>
                <w:ilvl w:val="0"/>
                <w:numId w:val="27"/>
              </w:numPr>
              <w:suppressAutoHyphens w:val="0"/>
              <w:autoSpaceDN w:val="0"/>
              <w:spacing w:line="360" w:lineRule="auto"/>
              <w:rPr>
                <w:rFonts w:ascii="Arial" w:hAnsi="Arial" w:cs="Arial"/>
              </w:rPr>
            </w:pPr>
            <w:r w:rsidRPr="003C2B90">
              <w:rPr>
                <w:rFonts w:ascii="Arial" w:hAnsi="Arial" w:cs="Arial"/>
              </w:rPr>
              <w:t>Request Sub Type i.e ETRC/PLAN</w:t>
            </w:r>
            <w:r w:rsidR="00B03A42" w:rsidRPr="003C2B90">
              <w:rPr>
                <w:rFonts w:ascii="Arial" w:hAnsi="Arial" w:cs="Arial"/>
              </w:rPr>
              <w:t xml:space="preserve"> </w:t>
            </w:r>
            <w:r w:rsidRPr="003C2B90">
              <w:rPr>
                <w:rFonts w:ascii="Arial" w:hAnsi="Arial" w:cs="Arial"/>
              </w:rPr>
              <w:t>/PACK</w:t>
            </w:r>
          </w:p>
          <w:p w:rsidR="009C29D9" w:rsidRPr="003C2B90" w:rsidRDefault="009C29D9" w:rsidP="00613373">
            <w:pPr>
              <w:pStyle w:val="ListParagraph"/>
              <w:numPr>
                <w:ilvl w:val="0"/>
                <w:numId w:val="27"/>
              </w:numPr>
              <w:suppressAutoHyphens w:val="0"/>
              <w:autoSpaceDN w:val="0"/>
              <w:spacing w:line="360" w:lineRule="auto"/>
              <w:rPr>
                <w:rFonts w:ascii="Arial" w:hAnsi="Arial" w:cs="Arial"/>
              </w:rPr>
            </w:pPr>
            <w:r w:rsidRPr="003C2B90">
              <w:rPr>
                <w:rFonts w:ascii="Arial" w:hAnsi="Arial" w:cs="Arial"/>
              </w:rPr>
              <w:t>Amount</w:t>
            </w:r>
          </w:p>
          <w:p w:rsidR="00A60D07" w:rsidRPr="00652407" w:rsidRDefault="00652407" w:rsidP="00652407">
            <w:pPr>
              <w:numPr>
                <w:ilvl w:val="0"/>
                <w:numId w:val="24"/>
              </w:numPr>
              <w:suppressAutoHyphens w:val="0"/>
              <w:autoSpaceDN w:val="0"/>
              <w:spacing w:line="360" w:lineRule="auto"/>
              <w:rPr>
                <w:szCs w:val="24"/>
              </w:rPr>
            </w:pPr>
            <w:r w:rsidRPr="00652407">
              <w:rPr>
                <w:rFonts w:ascii="Arial" w:hAnsi="Arial" w:cs="Arial"/>
              </w:rPr>
              <w:t xml:space="preserve">After storing the above details, PACE will </w:t>
            </w:r>
            <w:r>
              <w:rPr>
                <w:rFonts w:ascii="Arial" w:hAnsi="Arial" w:cs="Arial"/>
              </w:rPr>
              <w:t>call the Bill Desk API</w:t>
            </w:r>
            <w:r w:rsidRPr="00652407">
              <w:rPr>
                <w:rFonts w:ascii="Arial" w:hAnsi="Arial" w:cs="Arial"/>
              </w:rPr>
              <w:t xml:space="preserve"> with following details and Bill desk will give the sync response for the same</w:t>
            </w:r>
            <w:r>
              <w:rPr>
                <w:rFonts w:ascii="Arial" w:hAnsi="Arial" w:cs="Arial"/>
              </w:rPr>
              <w:t>.</w:t>
            </w:r>
          </w:p>
          <w:p w:rsidR="00652407" w:rsidRDefault="00652407" w:rsidP="00652407">
            <w:pPr>
              <w:numPr>
                <w:ilvl w:val="0"/>
                <w:numId w:val="20"/>
              </w:numPr>
              <w:suppressAutoHyphens w:val="0"/>
              <w:autoSpaceDN w:val="0"/>
              <w:spacing w:line="360" w:lineRule="auto"/>
              <w:rPr>
                <w:rFonts w:ascii="Arial" w:hAnsi="Arial" w:cs="Arial"/>
              </w:rPr>
            </w:pPr>
            <w:r>
              <w:rPr>
                <w:rFonts w:ascii="Arial" w:hAnsi="Arial" w:cs="Arial"/>
              </w:rPr>
              <w:t>Credit card/Debit card No</w:t>
            </w:r>
          </w:p>
          <w:p w:rsidR="00652407" w:rsidRDefault="00652407" w:rsidP="00652407">
            <w:pPr>
              <w:numPr>
                <w:ilvl w:val="0"/>
                <w:numId w:val="20"/>
              </w:numPr>
              <w:suppressAutoHyphens w:val="0"/>
              <w:autoSpaceDN w:val="0"/>
              <w:spacing w:line="360" w:lineRule="auto"/>
              <w:rPr>
                <w:rFonts w:ascii="Arial" w:hAnsi="Arial" w:cs="Arial"/>
              </w:rPr>
            </w:pPr>
            <w:r>
              <w:rPr>
                <w:rFonts w:ascii="Arial" w:hAnsi="Arial" w:cs="Arial"/>
              </w:rPr>
              <w:t>Amount</w:t>
            </w:r>
            <w:r w:rsidR="008D18CA">
              <w:rPr>
                <w:rFonts w:ascii="Arial" w:hAnsi="Arial" w:cs="Arial"/>
              </w:rPr>
              <w:t>-----------------ER Amount/Pack Amount/Plan Amount</w:t>
            </w:r>
          </w:p>
          <w:p w:rsidR="00652407" w:rsidRDefault="00652407" w:rsidP="00652407">
            <w:pPr>
              <w:numPr>
                <w:ilvl w:val="0"/>
                <w:numId w:val="20"/>
              </w:numPr>
              <w:suppressAutoHyphens w:val="0"/>
              <w:autoSpaceDN w:val="0"/>
              <w:spacing w:line="360" w:lineRule="auto"/>
              <w:rPr>
                <w:rFonts w:ascii="Arial" w:hAnsi="Arial" w:cs="Arial"/>
              </w:rPr>
            </w:pPr>
            <w:r>
              <w:rPr>
                <w:rFonts w:ascii="Arial" w:hAnsi="Arial" w:cs="Arial"/>
              </w:rPr>
              <w:t>Card Type</w:t>
            </w:r>
          </w:p>
          <w:p w:rsidR="00652407" w:rsidRDefault="00652407" w:rsidP="00652407">
            <w:pPr>
              <w:numPr>
                <w:ilvl w:val="0"/>
                <w:numId w:val="20"/>
              </w:numPr>
              <w:suppressAutoHyphens w:val="0"/>
              <w:autoSpaceDN w:val="0"/>
              <w:spacing w:line="360" w:lineRule="auto"/>
              <w:rPr>
                <w:rFonts w:ascii="Arial" w:hAnsi="Arial" w:cs="Arial"/>
              </w:rPr>
            </w:pPr>
            <w:r>
              <w:rPr>
                <w:rFonts w:ascii="Arial" w:hAnsi="Arial" w:cs="Arial"/>
              </w:rPr>
              <w:t>CVV No</w:t>
            </w:r>
          </w:p>
          <w:p w:rsidR="00652407" w:rsidRDefault="00652407" w:rsidP="00652407">
            <w:pPr>
              <w:numPr>
                <w:ilvl w:val="0"/>
                <w:numId w:val="20"/>
              </w:numPr>
              <w:suppressAutoHyphens w:val="0"/>
              <w:autoSpaceDN w:val="0"/>
              <w:spacing w:line="360" w:lineRule="auto"/>
              <w:rPr>
                <w:rFonts w:ascii="Arial" w:hAnsi="Arial" w:cs="Arial"/>
              </w:rPr>
            </w:pPr>
            <w:r>
              <w:rPr>
                <w:rFonts w:ascii="Arial" w:hAnsi="Arial" w:cs="Arial"/>
              </w:rPr>
              <w:t>Expiry Date</w:t>
            </w:r>
          </w:p>
          <w:p w:rsidR="00652407" w:rsidRDefault="00652407" w:rsidP="00652407">
            <w:pPr>
              <w:numPr>
                <w:ilvl w:val="0"/>
                <w:numId w:val="20"/>
              </w:numPr>
              <w:suppressAutoHyphens w:val="0"/>
              <w:autoSpaceDN w:val="0"/>
              <w:spacing w:line="360" w:lineRule="auto"/>
              <w:rPr>
                <w:rFonts w:ascii="Arial" w:hAnsi="Arial" w:cs="Arial"/>
              </w:rPr>
            </w:pPr>
            <w:r>
              <w:rPr>
                <w:rFonts w:ascii="Arial" w:hAnsi="Arial" w:cs="Arial"/>
              </w:rPr>
              <w:t>OTP</w:t>
            </w:r>
          </w:p>
          <w:p w:rsidR="00652407" w:rsidRDefault="00652407" w:rsidP="00652407">
            <w:pPr>
              <w:numPr>
                <w:ilvl w:val="0"/>
                <w:numId w:val="20"/>
              </w:numPr>
              <w:suppressAutoHyphens w:val="0"/>
              <w:autoSpaceDN w:val="0"/>
              <w:spacing w:line="360" w:lineRule="auto"/>
              <w:rPr>
                <w:rFonts w:ascii="Arial" w:hAnsi="Arial" w:cs="Arial"/>
              </w:rPr>
            </w:pPr>
            <w:r>
              <w:rPr>
                <w:rFonts w:ascii="Arial" w:hAnsi="Arial" w:cs="Arial"/>
              </w:rPr>
              <w:t>Transaction Date</w:t>
            </w:r>
          </w:p>
          <w:p w:rsidR="00A60D07" w:rsidRDefault="00A60D07" w:rsidP="000119FF">
            <w:pPr>
              <w:ind w:firstLine="720"/>
              <w:rPr>
                <w:szCs w:val="24"/>
              </w:rPr>
            </w:pPr>
          </w:p>
          <w:p w:rsidR="00A60D07" w:rsidRDefault="00A60D07" w:rsidP="000119FF">
            <w:pPr>
              <w:ind w:firstLine="720"/>
              <w:rPr>
                <w:szCs w:val="24"/>
              </w:rPr>
            </w:pPr>
          </w:p>
          <w:p w:rsidR="005C7087" w:rsidRPr="005C7087" w:rsidRDefault="005C7087" w:rsidP="005C7087">
            <w:pPr>
              <w:pStyle w:val="ListParagraph"/>
              <w:numPr>
                <w:ilvl w:val="0"/>
                <w:numId w:val="24"/>
              </w:numPr>
              <w:suppressAutoHyphens w:val="0"/>
              <w:autoSpaceDN w:val="0"/>
              <w:spacing w:line="360" w:lineRule="auto"/>
              <w:rPr>
                <w:rFonts w:ascii="Arial" w:hAnsi="Arial" w:cs="Arial"/>
              </w:rPr>
            </w:pPr>
            <w:r w:rsidRPr="005C7087">
              <w:rPr>
                <w:rFonts w:ascii="Arial" w:hAnsi="Arial" w:cs="Arial"/>
              </w:rPr>
              <w:t>Bill desk will give a Sync response to PACE. PACE will generate a receipt no and store the same in its internal table. PACE will send</w:t>
            </w:r>
            <w:r w:rsidRPr="005C7087">
              <w:rPr>
                <w:rFonts w:ascii="Arial" w:hAnsi="Arial" w:cs="Arial"/>
                <w:b/>
              </w:rPr>
              <w:t xml:space="preserve"> Sync response </w:t>
            </w:r>
            <w:r w:rsidRPr="005C7087">
              <w:rPr>
                <w:rFonts w:ascii="Arial" w:hAnsi="Arial" w:cs="Arial"/>
              </w:rPr>
              <w:t xml:space="preserve">to IVR. Based upon which IVR will play the necessary information to the Subscriber. Note- PACE will </w:t>
            </w:r>
            <w:r w:rsidRPr="005C7087">
              <w:rPr>
                <w:rFonts w:ascii="Arial" w:hAnsi="Arial" w:cs="Arial"/>
                <w:b/>
              </w:rPr>
              <w:t>not</w:t>
            </w:r>
            <w:r w:rsidRPr="005C7087">
              <w:rPr>
                <w:rFonts w:ascii="Arial" w:hAnsi="Arial" w:cs="Arial"/>
              </w:rPr>
              <w:t xml:space="preserve"> send the receipt </w:t>
            </w:r>
            <w:r w:rsidRPr="005C7087">
              <w:rPr>
                <w:rFonts w:ascii="Arial" w:hAnsi="Arial" w:cs="Arial"/>
              </w:rPr>
              <w:lastRenderedPageBreak/>
              <w:t>no in Sync response to IVR.</w:t>
            </w:r>
          </w:p>
          <w:p w:rsidR="006352A6" w:rsidRPr="006352A6" w:rsidRDefault="006352A6" w:rsidP="006352A6">
            <w:pPr>
              <w:pStyle w:val="ListParagraph"/>
              <w:numPr>
                <w:ilvl w:val="0"/>
                <w:numId w:val="24"/>
              </w:numPr>
              <w:suppressAutoHyphens w:val="0"/>
              <w:autoSpaceDN w:val="0"/>
              <w:spacing w:line="360" w:lineRule="auto"/>
              <w:rPr>
                <w:rFonts w:ascii="Arial" w:hAnsi="Arial" w:cs="Arial"/>
              </w:rPr>
            </w:pPr>
            <w:r w:rsidRPr="006352A6">
              <w:rPr>
                <w:rFonts w:ascii="Arial" w:hAnsi="Arial" w:cs="Arial"/>
              </w:rPr>
              <w:t xml:space="preserve">Bill Desk will process the request to payment gateway and will provide Async response to PACE regarding Success OR Failure of transaction done on the customer’s account. </w:t>
            </w:r>
          </w:p>
          <w:p w:rsidR="006352A6" w:rsidRPr="00FE48D3" w:rsidRDefault="006352A6" w:rsidP="006352A6">
            <w:pPr>
              <w:numPr>
                <w:ilvl w:val="0"/>
                <w:numId w:val="24"/>
              </w:numPr>
              <w:suppressAutoHyphens w:val="0"/>
              <w:autoSpaceDN w:val="0"/>
              <w:spacing w:line="360" w:lineRule="auto"/>
              <w:rPr>
                <w:rFonts w:ascii="Arial" w:hAnsi="Arial" w:cs="Arial"/>
                <w:highlight w:val="yellow"/>
              </w:rPr>
            </w:pPr>
            <w:r>
              <w:rPr>
                <w:rFonts w:ascii="Arial" w:hAnsi="Arial" w:cs="Arial"/>
              </w:rPr>
              <w:t>For all S</w:t>
            </w:r>
            <w:r w:rsidRPr="0084325D">
              <w:rPr>
                <w:rFonts w:ascii="Arial" w:hAnsi="Arial" w:cs="Arial"/>
              </w:rPr>
              <w:t xml:space="preserve">uccessful transaction from Bill Desk, </w:t>
            </w:r>
            <w:r w:rsidRPr="00FE48D3">
              <w:rPr>
                <w:rFonts w:ascii="Arial" w:hAnsi="Arial" w:cs="Arial"/>
                <w:highlight w:val="yellow"/>
              </w:rPr>
              <w:t>PACE will initiate ER/Pack Buying/Plan Buying request as per existing process.</w:t>
            </w:r>
          </w:p>
          <w:p w:rsidR="00E25079" w:rsidRDefault="00E25079" w:rsidP="00E25079">
            <w:pPr>
              <w:numPr>
                <w:ilvl w:val="0"/>
                <w:numId w:val="16"/>
              </w:numPr>
              <w:suppressAutoHyphens w:val="0"/>
              <w:autoSpaceDN w:val="0"/>
              <w:spacing w:line="360" w:lineRule="auto"/>
              <w:rPr>
                <w:rFonts w:ascii="Arial" w:hAnsi="Arial" w:cs="Arial"/>
              </w:rPr>
            </w:pPr>
            <w:r>
              <w:rPr>
                <w:rFonts w:ascii="Arial" w:hAnsi="Arial" w:cs="Arial"/>
              </w:rPr>
              <w:t>After completion of downstream process, PACE will send Success/Failure (as per ER/Pack Buying/Plan Buying status) to Bill Desk.</w:t>
            </w:r>
          </w:p>
          <w:p w:rsidR="00E25079" w:rsidRDefault="00E25079" w:rsidP="00E25079">
            <w:pPr>
              <w:numPr>
                <w:ilvl w:val="0"/>
                <w:numId w:val="16"/>
              </w:numPr>
              <w:suppressAutoHyphens w:val="0"/>
              <w:autoSpaceDN w:val="0"/>
              <w:spacing w:line="360" w:lineRule="auto"/>
              <w:rPr>
                <w:rFonts w:ascii="Arial" w:hAnsi="Arial" w:cs="Arial"/>
              </w:rPr>
            </w:pPr>
            <w:r>
              <w:rPr>
                <w:rFonts w:ascii="Arial" w:hAnsi="Arial" w:cs="Arial"/>
              </w:rPr>
              <w:t>Bill Desk will confirm the receipt by Sync response.</w:t>
            </w:r>
          </w:p>
          <w:p w:rsidR="00E25079" w:rsidRPr="005E3801" w:rsidRDefault="00E25079" w:rsidP="00E25079">
            <w:pPr>
              <w:suppressAutoHyphens w:val="0"/>
              <w:autoSpaceDN w:val="0"/>
              <w:spacing w:line="360" w:lineRule="auto"/>
              <w:ind w:left="720"/>
              <w:rPr>
                <w:rFonts w:ascii="Arial" w:hAnsi="Arial" w:cs="Arial"/>
                <w:i/>
              </w:rPr>
            </w:pPr>
            <w:r w:rsidRPr="005E3801">
              <w:rPr>
                <w:rFonts w:ascii="Arial" w:hAnsi="Arial" w:cs="Arial"/>
                <w:i/>
              </w:rPr>
              <w:t>Note- Incase of ER</w:t>
            </w:r>
            <w:r w:rsidR="00F1641F">
              <w:rPr>
                <w:rFonts w:ascii="Arial" w:hAnsi="Arial" w:cs="Arial"/>
                <w:i/>
              </w:rPr>
              <w:t>/PACK/PLAN</w:t>
            </w:r>
            <w:r w:rsidRPr="005E3801">
              <w:rPr>
                <w:rFonts w:ascii="Arial" w:hAnsi="Arial" w:cs="Arial"/>
                <w:i/>
              </w:rPr>
              <w:t xml:space="preserve"> failure, reversal will happen via Bill Desk, however no message will sent to the customer for the same.</w:t>
            </w:r>
          </w:p>
          <w:p w:rsidR="00A60D07" w:rsidRDefault="00A60D07" w:rsidP="00EA5FFA">
            <w:pPr>
              <w:rPr>
                <w:szCs w:val="24"/>
              </w:rPr>
            </w:pPr>
          </w:p>
          <w:p w:rsidR="00A477FF" w:rsidRDefault="00A477FF" w:rsidP="00EA5FFA">
            <w:pPr>
              <w:rPr>
                <w:szCs w:val="24"/>
              </w:rPr>
            </w:pPr>
          </w:p>
          <w:p w:rsidR="00714E3B" w:rsidRPr="00EB4801" w:rsidRDefault="00714E3B" w:rsidP="00714E3B">
            <w:pPr>
              <w:rPr>
                <w:b/>
                <w:sz w:val="28"/>
                <w:szCs w:val="24"/>
                <w:u w:val="single"/>
              </w:rPr>
            </w:pPr>
            <w:r w:rsidRPr="00EB4801">
              <w:rPr>
                <w:b/>
                <w:sz w:val="28"/>
                <w:szCs w:val="24"/>
                <w:u w:val="single"/>
              </w:rPr>
              <w:t>Postpaid Feature:- Post Paid Bill Payment PBP</w:t>
            </w:r>
          </w:p>
          <w:p w:rsidR="00A477FF" w:rsidRDefault="00A477FF" w:rsidP="00EA5FFA">
            <w:pPr>
              <w:rPr>
                <w:szCs w:val="24"/>
              </w:rPr>
            </w:pPr>
          </w:p>
          <w:p w:rsidR="00EB4801" w:rsidRDefault="00EB4801" w:rsidP="00C95DEC">
            <w:pPr>
              <w:numPr>
                <w:ilvl w:val="0"/>
                <w:numId w:val="29"/>
              </w:numPr>
              <w:suppressAutoHyphens w:val="0"/>
              <w:autoSpaceDN w:val="0"/>
              <w:spacing w:line="360" w:lineRule="auto"/>
              <w:rPr>
                <w:rFonts w:ascii="Arial" w:hAnsi="Arial" w:cs="Arial"/>
              </w:rPr>
            </w:pPr>
            <w:r w:rsidRPr="00FF7949">
              <w:rPr>
                <w:rFonts w:ascii="Arial" w:hAnsi="Arial" w:cs="Arial"/>
                <w:b/>
              </w:rPr>
              <w:t xml:space="preserve">Existing Customer services </w:t>
            </w:r>
            <w:r w:rsidRPr="0084325D">
              <w:rPr>
                <w:rFonts w:ascii="Arial" w:hAnsi="Arial" w:cs="Arial"/>
              </w:rPr>
              <w:t>no’s will be available for cus</w:t>
            </w:r>
            <w:r>
              <w:rPr>
                <w:rFonts w:ascii="Arial" w:hAnsi="Arial" w:cs="Arial"/>
              </w:rPr>
              <w:t>tomer to call up for recharging/Purchase Plan/ Purchase Pack/</w:t>
            </w:r>
            <w:r w:rsidRPr="00EB4801">
              <w:rPr>
                <w:rFonts w:ascii="Arial" w:hAnsi="Arial" w:cs="Arial"/>
                <w:b/>
              </w:rPr>
              <w:t>PBP</w:t>
            </w:r>
            <w:r>
              <w:rPr>
                <w:rFonts w:ascii="Arial" w:hAnsi="Arial" w:cs="Arial"/>
              </w:rPr>
              <w:t xml:space="preserve"> on IVR.</w:t>
            </w:r>
          </w:p>
          <w:p w:rsidR="00EB4801" w:rsidRPr="00C95DEC" w:rsidRDefault="00EB4801" w:rsidP="00C95DEC">
            <w:pPr>
              <w:pStyle w:val="ListParagraph"/>
              <w:numPr>
                <w:ilvl w:val="1"/>
                <w:numId w:val="29"/>
              </w:numPr>
              <w:tabs>
                <w:tab w:val="left" w:pos="4680"/>
              </w:tabs>
              <w:suppressAutoHyphens w:val="0"/>
              <w:autoSpaceDN w:val="0"/>
              <w:spacing w:line="360" w:lineRule="auto"/>
              <w:rPr>
                <w:rFonts w:ascii="Arial" w:hAnsi="Arial" w:cs="Arial"/>
                <w:color w:val="000000"/>
              </w:rPr>
            </w:pPr>
            <w:r w:rsidRPr="00C95DEC">
              <w:rPr>
                <w:rFonts w:ascii="Arial" w:hAnsi="Arial" w:cs="Arial"/>
                <w:color w:val="000000"/>
              </w:rPr>
              <w:t>Note-  *333 for mobile</w:t>
            </w:r>
            <w:r w:rsidRPr="00C95DEC">
              <w:rPr>
                <w:rFonts w:ascii="Arial" w:hAnsi="Arial" w:cs="Arial"/>
                <w:color w:val="000000"/>
              </w:rPr>
              <w:tab/>
            </w:r>
          </w:p>
          <w:p w:rsidR="00EB4801" w:rsidRPr="00C95DEC" w:rsidRDefault="00EB4801" w:rsidP="00C95DEC">
            <w:pPr>
              <w:pStyle w:val="ListParagraph"/>
              <w:numPr>
                <w:ilvl w:val="2"/>
                <w:numId w:val="29"/>
              </w:numPr>
              <w:suppressAutoHyphens w:val="0"/>
              <w:autoSpaceDN w:val="0"/>
              <w:spacing w:line="360" w:lineRule="auto"/>
              <w:rPr>
                <w:rFonts w:ascii="Arial" w:hAnsi="Arial" w:cs="Arial"/>
                <w:color w:val="000000"/>
              </w:rPr>
            </w:pPr>
            <w:r w:rsidRPr="00C95DEC">
              <w:rPr>
                <w:rFonts w:ascii="Arial" w:hAnsi="Arial" w:cs="Arial"/>
                <w:color w:val="000000"/>
              </w:rPr>
              <w:t>*355 for HSD,3G Dongle &amp; Data Card</w:t>
            </w:r>
          </w:p>
          <w:p w:rsidR="00EB4801" w:rsidRPr="00C95DEC" w:rsidRDefault="00EB4801" w:rsidP="00C95DEC">
            <w:pPr>
              <w:pStyle w:val="ListParagraph"/>
              <w:numPr>
                <w:ilvl w:val="2"/>
                <w:numId w:val="29"/>
              </w:numPr>
              <w:suppressAutoHyphens w:val="0"/>
              <w:autoSpaceDN w:val="0"/>
              <w:spacing w:line="360" w:lineRule="auto"/>
              <w:rPr>
                <w:rFonts w:ascii="Arial" w:hAnsi="Arial" w:cs="Arial"/>
                <w:color w:val="000000"/>
              </w:rPr>
            </w:pPr>
            <w:r w:rsidRPr="00C95DEC">
              <w:rPr>
                <w:rFonts w:ascii="Arial" w:hAnsi="Arial" w:cs="Arial"/>
                <w:color w:val="000000"/>
              </w:rPr>
              <w:t>…….for offnet (Awaited from Business)</w:t>
            </w:r>
          </w:p>
          <w:p w:rsidR="00EB4801" w:rsidRPr="00C95DEC" w:rsidRDefault="00EB4801" w:rsidP="00C95DEC">
            <w:pPr>
              <w:pStyle w:val="ListParagraph"/>
              <w:numPr>
                <w:ilvl w:val="2"/>
                <w:numId w:val="29"/>
              </w:numPr>
              <w:suppressAutoHyphens w:val="0"/>
              <w:autoSpaceDN w:val="0"/>
              <w:spacing w:line="360" w:lineRule="auto"/>
              <w:rPr>
                <w:rFonts w:ascii="Arial" w:hAnsi="Arial" w:cs="Arial"/>
                <w:color w:val="000000"/>
              </w:rPr>
            </w:pPr>
            <w:r w:rsidRPr="00C95DEC">
              <w:rPr>
                <w:rFonts w:ascii="Arial" w:hAnsi="Arial" w:cs="Arial"/>
                <w:color w:val="000000"/>
              </w:rPr>
              <w:t>198 access number…..Confirmation required from Business..</w:t>
            </w:r>
          </w:p>
          <w:p w:rsidR="00EB4801" w:rsidRPr="00C95DEC" w:rsidRDefault="00EB4801" w:rsidP="00C95DEC">
            <w:pPr>
              <w:pStyle w:val="ListParagraph"/>
              <w:numPr>
                <w:ilvl w:val="1"/>
                <w:numId w:val="29"/>
              </w:numPr>
              <w:suppressAutoHyphens w:val="0"/>
              <w:autoSpaceDN w:val="0"/>
              <w:spacing w:line="360" w:lineRule="auto"/>
              <w:rPr>
                <w:rFonts w:ascii="Arial" w:hAnsi="Arial" w:cs="Arial"/>
              </w:rPr>
            </w:pPr>
            <w:r w:rsidRPr="00C95DEC">
              <w:rPr>
                <w:rFonts w:ascii="Arial" w:hAnsi="Arial" w:cs="Arial"/>
                <w:highlight w:val="yellow"/>
              </w:rPr>
              <w:t>*IVR call flow is awaited from Business.</w:t>
            </w:r>
          </w:p>
          <w:p w:rsidR="00EB4801" w:rsidRDefault="00EB4801" w:rsidP="00EB4801">
            <w:pPr>
              <w:rPr>
                <w:szCs w:val="24"/>
              </w:rPr>
            </w:pPr>
          </w:p>
          <w:p w:rsidR="00EB4801" w:rsidRDefault="00EB4801" w:rsidP="00C95DEC">
            <w:pPr>
              <w:pStyle w:val="ListParagraph"/>
              <w:numPr>
                <w:ilvl w:val="0"/>
                <w:numId w:val="29"/>
              </w:numPr>
              <w:suppressAutoHyphens w:val="0"/>
              <w:autoSpaceDN w:val="0"/>
              <w:spacing w:line="360" w:lineRule="auto"/>
              <w:rPr>
                <w:rFonts w:ascii="Arial" w:hAnsi="Arial" w:cs="Arial"/>
              </w:rPr>
            </w:pPr>
            <w:r w:rsidRPr="00A37C90">
              <w:rPr>
                <w:rFonts w:ascii="Arial" w:hAnsi="Arial" w:cs="Arial"/>
              </w:rPr>
              <w:t xml:space="preserve">IVR will offer option to customer for </w:t>
            </w:r>
            <w:r>
              <w:rPr>
                <w:rFonts w:ascii="Arial" w:hAnsi="Arial" w:cs="Arial"/>
              </w:rPr>
              <w:t>Erecharge, Pack Buying OR Plan Buying</w:t>
            </w:r>
            <w:r w:rsidR="00113D87">
              <w:rPr>
                <w:rFonts w:ascii="Arial" w:hAnsi="Arial" w:cs="Arial"/>
              </w:rPr>
              <w:t xml:space="preserve"> OR PBP</w:t>
            </w:r>
            <w:r>
              <w:rPr>
                <w:rFonts w:ascii="Arial" w:hAnsi="Arial" w:cs="Arial"/>
              </w:rPr>
              <w:t xml:space="preserve">. Customer will choose the right key. In case the customer chooses the option of </w:t>
            </w:r>
            <w:r w:rsidR="00113D87">
              <w:rPr>
                <w:rFonts w:ascii="Arial" w:hAnsi="Arial" w:cs="Arial"/>
              </w:rPr>
              <w:t xml:space="preserve">PBP. IVR </w:t>
            </w:r>
          </w:p>
          <w:p w:rsidR="00C95DEC" w:rsidRDefault="00C95DEC" w:rsidP="00C95DEC">
            <w:pPr>
              <w:suppressAutoHyphens w:val="0"/>
              <w:autoSpaceDN w:val="0"/>
              <w:spacing w:line="360" w:lineRule="auto"/>
              <w:rPr>
                <w:rFonts w:ascii="Arial" w:hAnsi="Arial" w:cs="Arial"/>
              </w:rPr>
            </w:pPr>
            <w:r>
              <w:rPr>
                <w:rFonts w:ascii="Arial" w:hAnsi="Arial" w:cs="Arial"/>
              </w:rPr>
              <w:t xml:space="preserve">            </w:t>
            </w:r>
            <w:r w:rsidR="00EB4801" w:rsidRPr="00C95DEC">
              <w:rPr>
                <w:rFonts w:ascii="Arial" w:hAnsi="Arial" w:cs="Arial"/>
              </w:rPr>
              <w:t xml:space="preserve">will offer option to execute the same on MDN from which customer has called or else </w:t>
            </w:r>
            <w:r>
              <w:rPr>
                <w:rFonts w:ascii="Arial" w:hAnsi="Arial" w:cs="Arial"/>
              </w:rPr>
              <w:t xml:space="preserve">   </w:t>
            </w:r>
          </w:p>
          <w:p w:rsidR="00EB4801" w:rsidRPr="00C95DEC" w:rsidRDefault="00C95DEC" w:rsidP="00C95DEC">
            <w:pPr>
              <w:suppressAutoHyphens w:val="0"/>
              <w:autoSpaceDN w:val="0"/>
              <w:spacing w:line="360" w:lineRule="auto"/>
              <w:rPr>
                <w:rFonts w:ascii="Arial" w:hAnsi="Arial" w:cs="Arial"/>
              </w:rPr>
            </w:pPr>
            <w:r>
              <w:rPr>
                <w:rFonts w:ascii="Arial" w:hAnsi="Arial" w:cs="Arial"/>
              </w:rPr>
              <w:t xml:space="preserve">            </w:t>
            </w:r>
            <w:r w:rsidR="00EB4801" w:rsidRPr="00C95DEC">
              <w:rPr>
                <w:rFonts w:ascii="Arial" w:hAnsi="Arial" w:cs="Arial"/>
              </w:rPr>
              <w:t xml:space="preserve">prompt the Customer to enter the MDN on which </w:t>
            </w:r>
            <w:r w:rsidR="00113D87" w:rsidRPr="00C95DEC">
              <w:rPr>
                <w:rFonts w:ascii="Arial" w:hAnsi="Arial" w:cs="Arial"/>
              </w:rPr>
              <w:t xml:space="preserve">PBP </w:t>
            </w:r>
            <w:r w:rsidR="00EB4801" w:rsidRPr="00C95DEC">
              <w:rPr>
                <w:rFonts w:ascii="Arial" w:hAnsi="Arial" w:cs="Arial"/>
              </w:rPr>
              <w:t>is required.</w:t>
            </w:r>
          </w:p>
          <w:p w:rsidR="00113D87" w:rsidRDefault="00113D87" w:rsidP="00C95DEC">
            <w:pPr>
              <w:pStyle w:val="ListParagraph"/>
              <w:numPr>
                <w:ilvl w:val="0"/>
                <w:numId w:val="29"/>
              </w:numPr>
              <w:suppressAutoHyphens w:val="0"/>
              <w:autoSpaceDN w:val="0"/>
              <w:spacing w:line="360" w:lineRule="auto"/>
              <w:rPr>
                <w:rFonts w:ascii="Arial" w:hAnsi="Arial" w:cs="Arial"/>
              </w:rPr>
            </w:pPr>
            <w:r>
              <w:rPr>
                <w:rFonts w:ascii="Arial" w:hAnsi="Arial" w:cs="Arial"/>
              </w:rPr>
              <w:t>After entering the MDN IVR will fetch the Bill details as per existing frame work and Play the Bill Amount along with due date. IVR will prompt the customer to pay for the Bill amount OR any other amount. (IVR will have a minimum capping)</w:t>
            </w:r>
            <w:r w:rsidR="00C95DEC">
              <w:rPr>
                <w:rFonts w:ascii="Arial" w:hAnsi="Arial" w:cs="Arial"/>
              </w:rPr>
              <w:t>.</w:t>
            </w:r>
          </w:p>
          <w:p w:rsidR="000711EF" w:rsidRDefault="000711EF" w:rsidP="000711EF">
            <w:pPr>
              <w:pStyle w:val="ListParagraph"/>
              <w:numPr>
                <w:ilvl w:val="0"/>
                <w:numId w:val="31"/>
              </w:numPr>
              <w:suppressAutoHyphens w:val="0"/>
              <w:autoSpaceDN w:val="0"/>
              <w:spacing w:line="360" w:lineRule="auto"/>
              <w:rPr>
                <w:rFonts w:ascii="Arial" w:hAnsi="Arial" w:cs="Arial"/>
              </w:rPr>
            </w:pPr>
            <w:r>
              <w:rPr>
                <w:rFonts w:ascii="Arial" w:hAnsi="Arial" w:cs="Arial"/>
              </w:rPr>
              <w:t>In case the customer chooses a value below minimum capping for Bill Payment IVR will prompt the customer for the minimum acceptable value.</w:t>
            </w:r>
          </w:p>
          <w:p w:rsidR="000711EF" w:rsidRDefault="000711EF" w:rsidP="000711EF">
            <w:pPr>
              <w:pStyle w:val="ListParagraph"/>
              <w:suppressAutoHyphens w:val="0"/>
              <w:autoSpaceDN w:val="0"/>
              <w:spacing w:line="360" w:lineRule="auto"/>
              <w:rPr>
                <w:rFonts w:ascii="Arial" w:hAnsi="Arial" w:cs="Arial"/>
              </w:rPr>
            </w:pPr>
          </w:p>
          <w:p w:rsidR="00C95DEC" w:rsidRDefault="00C95DEC" w:rsidP="00C95DEC">
            <w:pPr>
              <w:pStyle w:val="ListParagraph"/>
              <w:numPr>
                <w:ilvl w:val="0"/>
                <w:numId w:val="29"/>
              </w:numPr>
              <w:suppressAutoHyphens w:val="0"/>
              <w:autoSpaceDN w:val="0"/>
              <w:spacing w:line="360" w:lineRule="auto"/>
              <w:rPr>
                <w:rFonts w:ascii="Arial" w:hAnsi="Arial" w:cs="Arial"/>
              </w:rPr>
            </w:pPr>
            <w:r>
              <w:rPr>
                <w:rFonts w:ascii="Arial" w:hAnsi="Arial" w:cs="Arial"/>
              </w:rPr>
              <w:t>In case the customer chooses to pay the complete Bill Amount IVR will execute the further process. For cases where the customer chooses to pay other than Bill Amount IVR will execute further for same post checking the minimum capping.</w:t>
            </w:r>
          </w:p>
          <w:p w:rsidR="00EB4801" w:rsidRPr="00F16049" w:rsidRDefault="00C95DEC" w:rsidP="00C95DEC">
            <w:pPr>
              <w:pStyle w:val="ListParagraph"/>
              <w:numPr>
                <w:ilvl w:val="0"/>
                <w:numId w:val="29"/>
              </w:numPr>
              <w:suppressAutoHyphens w:val="0"/>
              <w:autoSpaceDN w:val="0"/>
              <w:spacing w:line="360" w:lineRule="auto"/>
              <w:rPr>
                <w:rFonts w:ascii="Arial" w:hAnsi="Arial" w:cs="Arial"/>
              </w:rPr>
            </w:pPr>
            <w:r>
              <w:rPr>
                <w:rFonts w:ascii="Arial" w:hAnsi="Arial" w:cs="Arial"/>
              </w:rPr>
              <w:t>Post which</w:t>
            </w:r>
            <w:r w:rsidR="00EB4801" w:rsidRPr="00F16049">
              <w:rPr>
                <w:rFonts w:ascii="Arial" w:hAnsi="Arial" w:cs="Arial"/>
              </w:rPr>
              <w:t xml:space="preserve"> IVR will prompt the customer whether he wants to </w:t>
            </w:r>
            <w:r w:rsidR="00EB4801">
              <w:rPr>
                <w:rFonts w:ascii="Arial" w:hAnsi="Arial" w:cs="Arial"/>
              </w:rPr>
              <w:t xml:space="preserve">make the payment </w:t>
            </w:r>
            <w:r w:rsidR="00EB4801" w:rsidRPr="00F16049">
              <w:rPr>
                <w:rFonts w:ascii="Arial" w:hAnsi="Arial" w:cs="Arial"/>
              </w:rPr>
              <w:t xml:space="preserve">through </w:t>
            </w:r>
            <w:r w:rsidR="00EB4801" w:rsidRPr="00F16049">
              <w:rPr>
                <w:rFonts w:ascii="Arial" w:hAnsi="Arial" w:cs="Arial"/>
              </w:rPr>
              <w:lastRenderedPageBreak/>
              <w:t>Debit card/Credit card and accordingly customer will provide the details of the Card which is as follows:-</w:t>
            </w:r>
          </w:p>
          <w:p w:rsidR="00EB4801" w:rsidRPr="00A37C90" w:rsidRDefault="00EB4801" w:rsidP="00EB4801">
            <w:pPr>
              <w:pStyle w:val="ListParagraph"/>
              <w:rPr>
                <w:szCs w:val="24"/>
              </w:rPr>
            </w:pPr>
          </w:p>
          <w:p w:rsidR="00EB4801" w:rsidRPr="00C95DEC" w:rsidRDefault="00EB4801" w:rsidP="00C95DEC">
            <w:pPr>
              <w:pStyle w:val="ListParagraph"/>
              <w:numPr>
                <w:ilvl w:val="0"/>
                <w:numId w:val="30"/>
              </w:numPr>
              <w:suppressAutoHyphens w:val="0"/>
              <w:autoSpaceDN w:val="0"/>
              <w:spacing w:line="360" w:lineRule="auto"/>
              <w:rPr>
                <w:rFonts w:ascii="Arial" w:hAnsi="Arial" w:cs="Arial"/>
                <w:b/>
              </w:rPr>
            </w:pPr>
            <w:r w:rsidRPr="00C95DEC">
              <w:rPr>
                <w:rFonts w:ascii="Arial" w:hAnsi="Arial" w:cs="Arial"/>
              </w:rPr>
              <w:t xml:space="preserve">Credit Card No </w:t>
            </w:r>
            <w:r w:rsidRPr="00C95DEC">
              <w:rPr>
                <w:rFonts w:ascii="Arial" w:hAnsi="Arial" w:cs="Arial"/>
                <w:b/>
              </w:rPr>
              <w:t>(15/16 digit)</w:t>
            </w:r>
          </w:p>
          <w:p w:rsidR="00EB4801" w:rsidRPr="00C95DEC" w:rsidRDefault="00EB4801" w:rsidP="00C95DEC">
            <w:pPr>
              <w:pStyle w:val="ListParagraph"/>
              <w:numPr>
                <w:ilvl w:val="0"/>
                <w:numId w:val="30"/>
              </w:numPr>
              <w:suppressAutoHyphens w:val="0"/>
              <w:autoSpaceDN w:val="0"/>
              <w:spacing w:line="360" w:lineRule="auto"/>
              <w:rPr>
                <w:rFonts w:ascii="Arial" w:hAnsi="Arial" w:cs="Arial"/>
              </w:rPr>
            </w:pPr>
            <w:r w:rsidRPr="00C95DEC">
              <w:rPr>
                <w:rFonts w:ascii="Arial" w:hAnsi="Arial" w:cs="Arial"/>
              </w:rPr>
              <w:t xml:space="preserve">CVV No </w:t>
            </w:r>
            <w:r w:rsidRPr="00C95DEC">
              <w:rPr>
                <w:rFonts w:ascii="Arial" w:hAnsi="Arial" w:cs="Arial"/>
                <w:b/>
              </w:rPr>
              <w:t>(3 digit)</w:t>
            </w:r>
          </w:p>
          <w:p w:rsidR="00EB4801" w:rsidRPr="00C95DEC" w:rsidRDefault="00EB4801" w:rsidP="00C95DEC">
            <w:pPr>
              <w:pStyle w:val="ListParagraph"/>
              <w:numPr>
                <w:ilvl w:val="0"/>
                <w:numId w:val="30"/>
              </w:numPr>
              <w:suppressAutoHyphens w:val="0"/>
              <w:autoSpaceDN w:val="0"/>
              <w:spacing w:line="360" w:lineRule="auto"/>
              <w:rPr>
                <w:rFonts w:ascii="Arial" w:hAnsi="Arial" w:cs="Arial"/>
                <w:color w:val="0070C0"/>
              </w:rPr>
            </w:pPr>
            <w:r w:rsidRPr="00C95DEC">
              <w:rPr>
                <w:rFonts w:ascii="Arial" w:hAnsi="Arial" w:cs="Arial"/>
              </w:rPr>
              <w:t xml:space="preserve">Expiry date </w:t>
            </w:r>
            <w:r w:rsidRPr="00C95DEC">
              <w:rPr>
                <w:rFonts w:ascii="Arial" w:hAnsi="Arial" w:cs="Arial"/>
                <w:b/>
              </w:rPr>
              <w:t>( 6 digit mmyyyy format)</w:t>
            </w:r>
          </w:p>
          <w:p w:rsidR="00EB4801" w:rsidRPr="00C95DEC" w:rsidRDefault="00EB4801" w:rsidP="00C95DEC">
            <w:pPr>
              <w:pStyle w:val="ListParagraph"/>
              <w:numPr>
                <w:ilvl w:val="0"/>
                <w:numId w:val="30"/>
              </w:numPr>
              <w:suppressAutoHyphens w:val="0"/>
              <w:autoSpaceDN w:val="0"/>
              <w:spacing w:line="360" w:lineRule="auto"/>
              <w:rPr>
                <w:rFonts w:ascii="Arial" w:hAnsi="Arial" w:cs="Arial"/>
                <w:b/>
                <w:color w:val="0070C0"/>
                <w:highlight w:val="yellow"/>
              </w:rPr>
            </w:pPr>
            <w:r w:rsidRPr="00C95DEC">
              <w:rPr>
                <w:rFonts w:ascii="Arial" w:hAnsi="Arial" w:cs="Arial"/>
              </w:rPr>
              <w:t xml:space="preserve">Amount  </w:t>
            </w:r>
            <w:r w:rsidRPr="00C95DEC">
              <w:rPr>
                <w:rFonts w:ascii="Arial" w:hAnsi="Arial" w:cs="Arial"/>
                <w:b/>
              </w:rPr>
              <w:t>(Minimum value will be defined at IVR)</w:t>
            </w:r>
          </w:p>
          <w:p w:rsidR="00EB4801" w:rsidRPr="00C95DEC" w:rsidRDefault="00EB4801" w:rsidP="00C95DEC">
            <w:pPr>
              <w:pStyle w:val="ListParagraph"/>
              <w:numPr>
                <w:ilvl w:val="0"/>
                <w:numId w:val="30"/>
              </w:numPr>
              <w:suppressAutoHyphens w:val="0"/>
              <w:autoSpaceDN w:val="0"/>
              <w:spacing w:line="360" w:lineRule="auto"/>
              <w:rPr>
                <w:rFonts w:ascii="Arial" w:hAnsi="Arial" w:cs="Arial"/>
              </w:rPr>
            </w:pPr>
            <w:r w:rsidRPr="00C95DEC">
              <w:rPr>
                <w:rFonts w:ascii="Arial" w:hAnsi="Arial" w:cs="Arial"/>
              </w:rPr>
              <w:t>OTP.</w:t>
            </w:r>
          </w:p>
          <w:p w:rsidR="00EB4801" w:rsidRDefault="00EB4801" w:rsidP="00EB4801">
            <w:pPr>
              <w:rPr>
                <w:rFonts w:ascii="Arial" w:hAnsi="Arial" w:cs="Arial"/>
              </w:rPr>
            </w:pPr>
          </w:p>
          <w:p w:rsidR="00EB4801" w:rsidRPr="009909D6" w:rsidRDefault="00EB4801" w:rsidP="00EB4801">
            <w:pPr>
              <w:rPr>
                <w:rFonts w:ascii="Arial" w:hAnsi="Arial" w:cs="Arial"/>
              </w:rPr>
            </w:pPr>
          </w:p>
          <w:p w:rsidR="00EB4801" w:rsidRPr="003457E1" w:rsidRDefault="00EB4801" w:rsidP="00C95DEC">
            <w:pPr>
              <w:pStyle w:val="ListParagraph"/>
              <w:numPr>
                <w:ilvl w:val="0"/>
                <w:numId w:val="29"/>
              </w:numPr>
              <w:suppressAutoHyphens w:val="0"/>
              <w:autoSpaceDN w:val="0"/>
              <w:spacing w:line="360" w:lineRule="auto"/>
              <w:rPr>
                <w:rFonts w:ascii="Arial" w:hAnsi="Arial" w:cs="Arial"/>
              </w:rPr>
            </w:pPr>
            <w:r w:rsidRPr="003457E1">
              <w:rPr>
                <w:rFonts w:ascii="Arial" w:hAnsi="Arial" w:cs="Arial"/>
              </w:rPr>
              <w:t>IVR will encrypt the above information along with requester MDN (A) and beneficiary MDN (B) and send the request to PACE over http post.</w:t>
            </w:r>
          </w:p>
          <w:p w:rsidR="00EB4801" w:rsidRPr="00C95DEC" w:rsidRDefault="00EB4801" w:rsidP="00C95DEC">
            <w:pPr>
              <w:pStyle w:val="ListParagraph"/>
              <w:numPr>
                <w:ilvl w:val="1"/>
                <w:numId w:val="29"/>
              </w:numPr>
              <w:suppressAutoHyphens w:val="0"/>
              <w:autoSpaceDN w:val="0"/>
              <w:spacing w:line="360" w:lineRule="auto"/>
              <w:rPr>
                <w:rFonts w:ascii="Arial" w:hAnsi="Arial" w:cs="Arial"/>
              </w:rPr>
            </w:pPr>
            <w:r w:rsidRPr="00C95DEC">
              <w:rPr>
                <w:rFonts w:ascii="Arial" w:hAnsi="Arial" w:cs="Arial"/>
                <w:highlight w:val="yellow"/>
              </w:rPr>
              <w:t>Ref section 3.2-------------------- for IVR-PACE API.</w:t>
            </w:r>
          </w:p>
          <w:p w:rsidR="00EB4801" w:rsidRDefault="00EB4801" w:rsidP="00EB4801">
            <w:pPr>
              <w:rPr>
                <w:szCs w:val="24"/>
              </w:rPr>
            </w:pPr>
          </w:p>
          <w:p w:rsidR="00EB4801" w:rsidRPr="00D5707E" w:rsidRDefault="00EB4801" w:rsidP="00C95DEC">
            <w:pPr>
              <w:pStyle w:val="ListParagraph"/>
              <w:numPr>
                <w:ilvl w:val="0"/>
                <w:numId w:val="29"/>
              </w:numPr>
              <w:suppressAutoHyphens w:val="0"/>
              <w:autoSpaceDN w:val="0"/>
              <w:spacing w:line="360" w:lineRule="auto"/>
              <w:rPr>
                <w:rFonts w:ascii="Arial" w:hAnsi="Arial" w:cs="Arial"/>
              </w:rPr>
            </w:pPr>
            <w:r w:rsidRPr="00D5707E">
              <w:rPr>
                <w:rFonts w:ascii="Arial" w:hAnsi="Arial" w:cs="Arial"/>
              </w:rPr>
              <w:t>PACE will decrypt the received request from IVR and generate a numeric Transaction ID against the request.</w:t>
            </w:r>
          </w:p>
          <w:p w:rsidR="00EB4801" w:rsidRDefault="00EB4801" w:rsidP="00C95DEC">
            <w:pPr>
              <w:numPr>
                <w:ilvl w:val="0"/>
                <w:numId w:val="29"/>
              </w:numPr>
              <w:suppressAutoHyphens w:val="0"/>
              <w:autoSpaceDN w:val="0"/>
              <w:spacing w:line="360" w:lineRule="auto"/>
              <w:rPr>
                <w:rFonts w:ascii="Arial" w:hAnsi="Arial" w:cs="Arial"/>
              </w:rPr>
            </w:pPr>
            <w:r>
              <w:rPr>
                <w:rFonts w:ascii="Arial" w:hAnsi="Arial" w:cs="Arial"/>
              </w:rPr>
              <w:t>PACE will do the following validation:-</w:t>
            </w:r>
          </w:p>
          <w:p w:rsidR="00EB4801" w:rsidRDefault="00D10E2F" w:rsidP="00EB4801">
            <w:pPr>
              <w:suppressAutoHyphens w:val="0"/>
              <w:autoSpaceDN w:val="0"/>
              <w:spacing w:line="360" w:lineRule="auto"/>
              <w:rPr>
                <w:rFonts w:ascii="Arial" w:hAnsi="Arial" w:cs="Arial"/>
              </w:rPr>
            </w:pPr>
            <w:r>
              <w:rPr>
                <w:rFonts w:ascii="Arial" w:hAnsi="Arial" w:cs="Arial"/>
                <w:noProof/>
                <w:lang w:eastAsia="en-US"/>
              </w:rPr>
              <w:pict>
                <v:shape id="_x0000_s1091" type="#_x0000_t88" style="position:absolute;margin-left:306.5pt;margin-top:7.55pt;width:12pt;height:45pt;z-index:251690496"/>
              </w:pict>
            </w:r>
          </w:p>
          <w:p w:rsidR="00EB4801" w:rsidRPr="00C95DEC" w:rsidRDefault="00EB4801" w:rsidP="00C95DEC">
            <w:pPr>
              <w:pStyle w:val="ListParagraph"/>
              <w:numPr>
                <w:ilvl w:val="1"/>
                <w:numId w:val="29"/>
              </w:numPr>
              <w:tabs>
                <w:tab w:val="left" w:pos="6825"/>
              </w:tabs>
              <w:suppressAutoHyphens w:val="0"/>
              <w:autoSpaceDN w:val="0"/>
              <w:spacing w:line="360" w:lineRule="auto"/>
              <w:rPr>
                <w:rFonts w:ascii="Arial" w:hAnsi="Arial" w:cs="Arial"/>
              </w:rPr>
            </w:pPr>
            <w:r w:rsidRPr="00C95DEC">
              <w:rPr>
                <w:rFonts w:ascii="Arial" w:hAnsi="Arial" w:cs="Arial"/>
              </w:rPr>
              <w:t>a) Whether the MDN B is valid or not.</w:t>
            </w:r>
            <w:r w:rsidRPr="00C95DEC">
              <w:rPr>
                <w:rFonts w:ascii="Arial" w:hAnsi="Arial" w:cs="Arial"/>
              </w:rPr>
              <w:tab/>
              <w:t>As per existing.</w:t>
            </w:r>
          </w:p>
          <w:p w:rsidR="00EB4801" w:rsidRPr="00C95DEC" w:rsidRDefault="00EB4801" w:rsidP="000711EF">
            <w:pPr>
              <w:pStyle w:val="ListParagraph"/>
              <w:ind w:left="1440"/>
              <w:rPr>
                <w:szCs w:val="24"/>
              </w:rPr>
            </w:pPr>
            <w:r w:rsidRPr="00C95DEC">
              <w:rPr>
                <w:rFonts w:ascii="Arial" w:hAnsi="Arial" w:cs="Arial"/>
              </w:rPr>
              <w:tab/>
            </w:r>
          </w:p>
          <w:p w:rsidR="00EB4801" w:rsidRDefault="00EB4801" w:rsidP="00EB4801">
            <w:pPr>
              <w:rPr>
                <w:szCs w:val="24"/>
              </w:rPr>
            </w:pPr>
          </w:p>
          <w:p w:rsidR="00EB4801" w:rsidRDefault="00EB4801" w:rsidP="00EB4801">
            <w:pPr>
              <w:ind w:firstLine="720"/>
              <w:rPr>
                <w:szCs w:val="24"/>
              </w:rPr>
            </w:pPr>
          </w:p>
          <w:p w:rsidR="00EB4801" w:rsidRPr="00A42AAA" w:rsidRDefault="00870A3D" w:rsidP="00C95DEC">
            <w:pPr>
              <w:pStyle w:val="ListParagraph"/>
              <w:numPr>
                <w:ilvl w:val="0"/>
                <w:numId w:val="29"/>
              </w:numPr>
              <w:suppressAutoHyphens w:val="0"/>
              <w:autoSpaceDN w:val="0"/>
              <w:spacing w:line="360" w:lineRule="auto"/>
              <w:rPr>
                <w:rFonts w:ascii="Arial" w:hAnsi="Arial" w:cs="Arial"/>
              </w:rPr>
            </w:pPr>
            <w:r>
              <w:rPr>
                <w:rFonts w:ascii="Arial" w:hAnsi="Arial" w:cs="Arial"/>
              </w:rPr>
              <w:t>For all failure cases</w:t>
            </w:r>
            <w:r w:rsidR="00EB4801" w:rsidRPr="00A42AAA">
              <w:rPr>
                <w:rFonts w:ascii="Arial" w:hAnsi="Arial" w:cs="Arial"/>
              </w:rPr>
              <w:t xml:space="preserve"> PACE will send Transaction ID along with Failure response to IVR. IVR will play the necessary information to customer based upon the Error Code received from PACE.</w:t>
            </w:r>
            <w:r w:rsidR="00EB4801" w:rsidRPr="00A42AAA">
              <w:rPr>
                <w:rFonts w:ascii="Arial" w:hAnsi="Arial" w:cs="Arial"/>
                <w:b/>
              </w:rPr>
              <w:t xml:space="preserve"> Interaction between IVR and PACE will be closed in case MDN validation fails. PACE should keep the log of failure cases as well.</w:t>
            </w:r>
          </w:p>
          <w:p w:rsidR="00EB4801" w:rsidRDefault="00EB4801" w:rsidP="00EB4801">
            <w:pPr>
              <w:ind w:firstLine="720"/>
              <w:rPr>
                <w:szCs w:val="24"/>
              </w:rPr>
            </w:pPr>
          </w:p>
          <w:p w:rsidR="00EB4801" w:rsidRDefault="00EB4801" w:rsidP="00C95DEC">
            <w:pPr>
              <w:pStyle w:val="ListParagraph"/>
              <w:numPr>
                <w:ilvl w:val="0"/>
                <w:numId w:val="29"/>
              </w:numPr>
              <w:suppressAutoHyphens w:val="0"/>
              <w:autoSpaceDN w:val="0"/>
              <w:spacing w:line="360" w:lineRule="auto"/>
              <w:rPr>
                <w:rFonts w:ascii="Arial" w:hAnsi="Arial" w:cs="Arial"/>
              </w:rPr>
            </w:pPr>
            <w:r w:rsidRPr="009C29D9">
              <w:rPr>
                <w:rFonts w:ascii="Arial" w:hAnsi="Arial" w:cs="Arial"/>
              </w:rPr>
              <w:t>If the customer is a valid customer then PACE will store the following transaction details:-</w:t>
            </w:r>
          </w:p>
          <w:p w:rsidR="00EB4801" w:rsidRPr="00DD7546" w:rsidRDefault="00EB4801" w:rsidP="00DD7546">
            <w:pPr>
              <w:pStyle w:val="ListParagraph"/>
              <w:numPr>
                <w:ilvl w:val="0"/>
                <w:numId w:val="32"/>
              </w:numPr>
              <w:suppressAutoHyphens w:val="0"/>
              <w:autoSpaceDN w:val="0"/>
              <w:spacing w:line="360" w:lineRule="auto"/>
              <w:rPr>
                <w:rFonts w:ascii="Arial" w:hAnsi="Arial" w:cs="Arial"/>
              </w:rPr>
            </w:pPr>
            <w:r w:rsidRPr="00DD7546">
              <w:rPr>
                <w:rFonts w:ascii="Arial" w:hAnsi="Arial" w:cs="Arial"/>
              </w:rPr>
              <w:t>Requester MDN (A)</w:t>
            </w:r>
          </w:p>
          <w:p w:rsidR="00EB4801" w:rsidRPr="00DD7546" w:rsidRDefault="00EB4801" w:rsidP="00DD7546">
            <w:pPr>
              <w:pStyle w:val="ListParagraph"/>
              <w:numPr>
                <w:ilvl w:val="0"/>
                <w:numId w:val="32"/>
              </w:numPr>
              <w:suppressAutoHyphens w:val="0"/>
              <w:autoSpaceDN w:val="0"/>
              <w:spacing w:line="360" w:lineRule="auto"/>
              <w:rPr>
                <w:rFonts w:ascii="Arial" w:hAnsi="Arial" w:cs="Arial"/>
              </w:rPr>
            </w:pPr>
            <w:r w:rsidRPr="00DD7546">
              <w:rPr>
                <w:rFonts w:ascii="Arial" w:hAnsi="Arial" w:cs="Arial"/>
              </w:rPr>
              <w:t>Beneficiary MDN</w:t>
            </w:r>
            <w:ins w:id="24" w:author="Neeraj Parikh" w:date="2012-08-09T10:51:00Z">
              <w:r w:rsidRPr="00DD7546">
                <w:rPr>
                  <w:rFonts w:ascii="Arial" w:hAnsi="Arial" w:cs="Arial"/>
                </w:rPr>
                <w:t xml:space="preserve"> </w:t>
              </w:r>
            </w:ins>
            <w:r w:rsidRPr="00DD7546">
              <w:rPr>
                <w:rFonts w:ascii="Arial" w:hAnsi="Arial" w:cs="Arial"/>
              </w:rPr>
              <w:t>(B)</w:t>
            </w:r>
          </w:p>
          <w:p w:rsidR="00EB4801" w:rsidRPr="00DD7546" w:rsidRDefault="00EB4801" w:rsidP="00DD7546">
            <w:pPr>
              <w:pStyle w:val="ListParagraph"/>
              <w:numPr>
                <w:ilvl w:val="0"/>
                <w:numId w:val="32"/>
              </w:numPr>
              <w:suppressAutoHyphens w:val="0"/>
              <w:autoSpaceDN w:val="0"/>
              <w:spacing w:line="360" w:lineRule="auto"/>
              <w:rPr>
                <w:rFonts w:ascii="Arial" w:hAnsi="Arial" w:cs="Arial"/>
              </w:rPr>
            </w:pPr>
            <w:r w:rsidRPr="00DD7546">
              <w:rPr>
                <w:rFonts w:ascii="Arial" w:hAnsi="Arial" w:cs="Arial"/>
              </w:rPr>
              <w:t>Transaction Date</w:t>
            </w:r>
          </w:p>
          <w:p w:rsidR="00EB4801" w:rsidRPr="00DD7546" w:rsidRDefault="00EB4801" w:rsidP="00DD7546">
            <w:pPr>
              <w:pStyle w:val="ListParagraph"/>
              <w:numPr>
                <w:ilvl w:val="0"/>
                <w:numId w:val="32"/>
              </w:numPr>
              <w:suppressAutoHyphens w:val="0"/>
              <w:autoSpaceDN w:val="0"/>
              <w:spacing w:line="360" w:lineRule="auto"/>
              <w:rPr>
                <w:rFonts w:ascii="Arial" w:hAnsi="Arial" w:cs="Arial"/>
              </w:rPr>
            </w:pPr>
            <w:r w:rsidRPr="00DD7546">
              <w:rPr>
                <w:rFonts w:ascii="Arial" w:hAnsi="Arial" w:cs="Arial"/>
              </w:rPr>
              <w:t>Trans Id (Generated by PACE)</w:t>
            </w:r>
          </w:p>
          <w:p w:rsidR="00EB4801" w:rsidRPr="00DD7546" w:rsidRDefault="00EB4801" w:rsidP="00DD7546">
            <w:pPr>
              <w:pStyle w:val="ListParagraph"/>
              <w:numPr>
                <w:ilvl w:val="0"/>
                <w:numId w:val="32"/>
              </w:numPr>
              <w:suppressAutoHyphens w:val="0"/>
              <w:autoSpaceDN w:val="0"/>
              <w:spacing w:line="360" w:lineRule="auto"/>
              <w:rPr>
                <w:rFonts w:ascii="Arial" w:hAnsi="Arial" w:cs="Arial"/>
              </w:rPr>
            </w:pPr>
            <w:r w:rsidRPr="00DD7546">
              <w:rPr>
                <w:rFonts w:ascii="Arial" w:hAnsi="Arial" w:cs="Arial"/>
              </w:rPr>
              <w:t>Request Type i.e ER</w:t>
            </w:r>
          </w:p>
          <w:p w:rsidR="00EB4801" w:rsidRPr="00DD7546" w:rsidRDefault="00EB4801" w:rsidP="00DD7546">
            <w:pPr>
              <w:pStyle w:val="ListParagraph"/>
              <w:numPr>
                <w:ilvl w:val="0"/>
                <w:numId w:val="32"/>
              </w:numPr>
              <w:suppressAutoHyphens w:val="0"/>
              <w:autoSpaceDN w:val="0"/>
              <w:spacing w:line="360" w:lineRule="auto"/>
              <w:rPr>
                <w:rFonts w:ascii="Arial" w:hAnsi="Arial" w:cs="Arial"/>
              </w:rPr>
            </w:pPr>
            <w:r w:rsidRPr="00DD7546">
              <w:rPr>
                <w:rFonts w:ascii="Arial" w:hAnsi="Arial" w:cs="Arial"/>
              </w:rPr>
              <w:t>Request Sub Type i.e ETRC/PLAN</w:t>
            </w:r>
            <w:r w:rsidR="007766A5">
              <w:rPr>
                <w:rFonts w:ascii="Arial" w:hAnsi="Arial" w:cs="Arial"/>
              </w:rPr>
              <w:t xml:space="preserve"> </w:t>
            </w:r>
            <w:r w:rsidRPr="00DD7546">
              <w:rPr>
                <w:rFonts w:ascii="Arial" w:hAnsi="Arial" w:cs="Arial"/>
              </w:rPr>
              <w:t>/PACK</w:t>
            </w:r>
            <w:r w:rsidR="00036898">
              <w:rPr>
                <w:rFonts w:ascii="Arial" w:hAnsi="Arial" w:cs="Arial"/>
              </w:rPr>
              <w:t>/</w:t>
            </w:r>
            <w:r w:rsidR="00F87067">
              <w:rPr>
                <w:rFonts w:ascii="Arial" w:hAnsi="Arial" w:cs="Arial"/>
              </w:rPr>
              <w:t>PBP</w:t>
            </w:r>
          </w:p>
          <w:p w:rsidR="00EB4801" w:rsidRPr="00DD7546" w:rsidRDefault="00EB4801" w:rsidP="00DD7546">
            <w:pPr>
              <w:pStyle w:val="ListParagraph"/>
              <w:numPr>
                <w:ilvl w:val="0"/>
                <w:numId w:val="32"/>
              </w:numPr>
              <w:suppressAutoHyphens w:val="0"/>
              <w:autoSpaceDN w:val="0"/>
              <w:spacing w:line="360" w:lineRule="auto"/>
              <w:rPr>
                <w:rFonts w:ascii="Arial" w:hAnsi="Arial" w:cs="Arial"/>
              </w:rPr>
            </w:pPr>
            <w:r w:rsidRPr="00DD7546">
              <w:rPr>
                <w:rFonts w:ascii="Arial" w:hAnsi="Arial" w:cs="Arial"/>
              </w:rPr>
              <w:t>Amount</w:t>
            </w:r>
          </w:p>
          <w:p w:rsidR="00EB4801" w:rsidRPr="00652407" w:rsidRDefault="00EB4801" w:rsidP="00C95DEC">
            <w:pPr>
              <w:numPr>
                <w:ilvl w:val="0"/>
                <w:numId w:val="29"/>
              </w:numPr>
              <w:suppressAutoHyphens w:val="0"/>
              <w:autoSpaceDN w:val="0"/>
              <w:spacing w:line="360" w:lineRule="auto"/>
              <w:rPr>
                <w:szCs w:val="24"/>
              </w:rPr>
            </w:pPr>
            <w:r w:rsidRPr="00652407">
              <w:rPr>
                <w:rFonts w:ascii="Arial" w:hAnsi="Arial" w:cs="Arial"/>
              </w:rPr>
              <w:t xml:space="preserve">After storing the above details, PACE will </w:t>
            </w:r>
            <w:r>
              <w:rPr>
                <w:rFonts w:ascii="Arial" w:hAnsi="Arial" w:cs="Arial"/>
              </w:rPr>
              <w:t>call the Bill Desk API</w:t>
            </w:r>
            <w:r w:rsidRPr="00652407">
              <w:rPr>
                <w:rFonts w:ascii="Arial" w:hAnsi="Arial" w:cs="Arial"/>
              </w:rPr>
              <w:t xml:space="preserve"> with following details and Bill desk will give the sync response for the same</w:t>
            </w:r>
            <w:r>
              <w:rPr>
                <w:rFonts w:ascii="Arial" w:hAnsi="Arial" w:cs="Arial"/>
              </w:rPr>
              <w:t>.</w:t>
            </w:r>
          </w:p>
          <w:p w:rsidR="00EB4801" w:rsidRPr="00DD7546" w:rsidRDefault="00EB4801" w:rsidP="00DD7546">
            <w:pPr>
              <w:pStyle w:val="ListParagraph"/>
              <w:numPr>
                <w:ilvl w:val="0"/>
                <w:numId w:val="33"/>
              </w:numPr>
              <w:suppressAutoHyphens w:val="0"/>
              <w:autoSpaceDN w:val="0"/>
              <w:spacing w:line="360" w:lineRule="auto"/>
              <w:rPr>
                <w:rFonts w:ascii="Arial" w:hAnsi="Arial" w:cs="Arial"/>
              </w:rPr>
            </w:pPr>
            <w:r w:rsidRPr="00DD7546">
              <w:rPr>
                <w:rFonts w:ascii="Arial" w:hAnsi="Arial" w:cs="Arial"/>
              </w:rPr>
              <w:lastRenderedPageBreak/>
              <w:t>Credit card/Debit card No</w:t>
            </w:r>
          </w:p>
          <w:p w:rsidR="00EB4801" w:rsidRPr="00DD7546" w:rsidRDefault="00EB4801" w:rsidP="00DD7546">
            <w:pPr>
              <w:pStyle w:val="ListParagraph"/>
              <w:numPr>
                <w:ilvl w:val="0"/>
                <w:numId w:val="33"/>
              </w:numPr>
              <w:suppressAutoHyphens w:val="0"/>
              <w:autoSpaceDN w:val="0"/>
              <w:spacing w:line="360" w:lineRule="auto"/>
              <w:rPr>
                <w:rFonts w:ascii="Arial" w:hAnsi="Arial" w:cs="Arial"/>
              </w:rPr>
            </w:pPr>
            <w:r w:rsidRPr="00DD7546">
              <w:rPr>
                <w:rFonts w:ascii="Arial" w:hAnsi="Arial" w:cs="Arial"/>
              </w:rPr>
              <w:t>Amount---------ER Amount/Pack Amount/Plan Amount</w:t>
            </w:r>
            <w:r w:rsidR="00DD7546">
              <w:rPr>
                <w:rFonts w:ascii="Arial" w:hAnsi="Arial" w:cs="Arial"/>
              </w:rPr>
              <w:t>/PBP amount</w:t>
            </w:r>
          </w:p>
          <w:p w:rsidR="00EB4801" w:rsidRPr="00DD7546" w:rsidRDefault="00EB4801" w:rsidP="00DD7546">
            <w:pPr>
              <w:pStyle w:val="ListParagraph"/>
              <w:numPr>
                <w:ilvl w:val="0"/>
                <w:numId w:val="33"/>
              </w:numPr>
              <w:suppressAutoHyphens w:val="0"/>
              <w:autoSpaceDN w:val="0"/>
              <w:spacing w:line="360" w:lineRule="auto"/>
              <w:rPr>
                <w:rFonts w:ascii="Arial" w:hAnsi="Arial" w:cs="Arial"/>
              </w:rPr>
            </w:pPr>
            <w:r w:rsidRPr="00DD7546">
              <w:rPr>
                <w:rFonts w:ascii="Arial" w:hAnsi="Arial" w:cs="Arial"/>
              </w:rPr>
              <w:t>Card Type</w:t>
            </w:r>
          </w:p>
          <w:p w:rsidR="00EB4801" w:rsidRPr="00DD7546" w:rsidRDefault="00EB4801" w:rsidP="00DD7546">
            <w:pPr>
              <w:pStyle w:val="ListParagraph"/>
              <w:numPr>
                <w:ilvl w:val="0"/>
                <w:numId w:val="33"/>
              </w:numPr>
              <w:suppressAutoHyphens w:val="0"/>
              <w:autoSpaceDN w:val="0"/>
              <w:spacing w:line="360" w:lineRule="auto"/>
              <w:rPr>
                <w:rFonts w:ascii="Arial" w:hAnsi="Arial" w:cs="Arial"/>
              </w:rPr>
            </w:pPr>
            <w:r w:rsidRPr="00DD7546">
              <w:rPr>
                <w:rFonts w:ascii="Arial" w:hAnsi="Arial" w:cs="Arial"/>
              </w:rPr>
              <w:t>CVV No</w:t>
            </w:r>
          </w:p>
          <w:p w:rsidR="00EB4801" w:rsidRPr="00DD7546" w:rsidRDefault="00EB4801" w:rsidP="00DD7546">
            <w:pPr>
              <w:pStyle w:val="ListParagraph"/>
              <w:numPr>
                <w:ilvl w:val="0"/>
                <w:numId w:val="33"/>
              </w:numPr>
              <w:suppressAutoHyphens w:val="0"/>
              <w:autoSpaceDN w:val="0"/>
              <w:spacing w:line="360" w:lineRule="auto"/>
              <w:rPr>
                <w:rFonts w:ascii="Arial" w:hAnsi="Arial" w:cs="Arial"/>
              </w:rPr>
            </w:pPr>
            <w:r w:rsidRPr="00DD7546">
              <w:rPr>
                <w:rFonts w:ascii="Arial" w:hAnsi="Arial" w:cs="Arial"/>
              </w:rPr>
              <w:t>Expiry Date</w:t>
            </w:r>
          </w:p>
          <w:p w:rsidR="00EB4801" w:rsidRPr="00DD7546" w:rsidRDefault="00EB4801" w:rsidP="00DD7546">
            <w:pPr>
              <w:pStyle w:val="ListParagraph"/>
              <w:numPr>
                <w:ilvl w:val="0"/>
                <w:numId w:val="33"/>
              </w:numPr>
              <w:suppressAutoHyphens w:val="0"/>
              <w:autoSpaceDN w:val="0"/>
              <w:spacing w:line="360" w:lineRule="auto"/>
              <w:rPr>
                <w:rFonts w:ascii="Arial" w:hAnsi="Arial" w:cs="Arial"/>
              </w:rPr>
            </w:pPr>
            <w:r w:rsidRPr="00DD7546">
              <w:rPr>
                <w:rFonts w:ascii="Arial" w:hAnsi="Arial" w:cs="Arial"/>
              </w:rPr>
              <w:t>OTP</w:t>
            </w:r>
          </w:p>
          <w:p w:rsidR="00EB4801" w:rsidRPr="00DD7546" w:rsidRDefault="00EB4801" w:rsidP="00DD7546">
            <w:pPr>
              <w:pStyle w:val="ListParagraph"/>
              <w:numPr>
                <w:ilvl w:val="0"/>
                <w:numId w:val="33"/>
              </w:numPr>
              <w:suppressAutoHyphens w:val="0"/>
              <w:autoSpaceDN w:val="0"/>
              <w:spacing w:line="360" w:lineRule="auto"/>
              <w:rPr>
                <w:rFonts w:ascii="Arial" w:hAnsi="Arial" w:cs="Arial"/>
              </w:rPr>
            </w:pPr>
            <w:r w:rsidRPr="00DD7546">
              <w:rPr>
                <w:rFonts w:ascii="Arial" w:hAnsi="Arial" w:cs="Arial"/>
              </w:rPr>
              <w:t>Transaction Date</w:t>
            </w:r>
          </w:p>
          <w:p w:rsidR="00EB4801" w:rsidRDefault="00EB4801" w:rsidP="00EB4801">
            <w:pPr>
              <w:ind w:firstLine="720"/>
              <w:rPr>
                <w:szCs w:val="24"/>
              </w:rPr>
            </w:pPr>
          </w:p>
          <w:p w:rsidR="00EB4801" w:rsidRDefault="00EB4801" w:rsidP="00EB4801">
            <w:pPr>
              <w:ind w:firstLine="720"/>
              <w:rPr>
                <w:szCs w:val="24"/>
              </w:rPr>
            </w:pPr>
          </w:p>
          <w:p w:rsidR="00EB4801" w:rsidRPr="005C7087" w:rsidRDefault="00EB4801" w:rsidP="00C95DEC">
            <w:pPr>
              <w:pStyle w:val="ListParagraph"/>
              <w:numPr>
                <w:ilvl w:val="0"/>
                <w:numId w:val="29"/>
              </w:numPr>
              <w:suppressAutoHyphens w:val="0"/>
              <w:autoSpaceDN w:val="0"/>
              <w:spacing w:line="360" w:lineRule="auto"/>
              <w:rPr>
                <w:rFonts w:ascii="Arial" w:hAnsi="Arial" w:cs="Arial"/>
              </w:rPr>
            </w:pPr>
            <w:r w:rsidRPr="005C7087">
              <w:rPr>
                <w:rFonts w:ascii="Arial" w:hAnsi="Arial" w:cs="Arial"/>
              </w:rPr>
              <w:t>Bill desk will give a Sync response to PACE . PACE will generate a receipt no and store the same in its internal table. PACE will send</w:t>
            </w:r>
            <w:r w:rsidRPr="005C7087">
              <w:rPr>
                <w:rFonts w:ascii="Arial" w:hAnsi="Arial" w:cs="Arial"/>
                <w:b/>
              </w:rPr>
              <w:t xml:space="preserve"> Sync response </w:t>
            </w:r>
            <w:r w:rsidRPr="005C7087">
              <w:rPr>
                <w:rFonts w:ascii="Arial" w:hAnsi="Arial" w:cs="Arial"/>
              </w:rPr>
              <w:t xml:space="preserve">to IVR. Based upon which IVR will play the necessary information to the Subscriber. Note- PACE will </w:t>
            </w:r>
            <w:r w:rsidRPr="005C7087">
              <w:rPr>
                <w:rFonts w:ascii="Arial" w:hAnsi="Arial" w:cs="Arial"/>
                <w:b/>
              </w:rPr>
              <w:t>not</w:t>
            </w:r>
            <w:r w:rsidRPr="005C7087">
              <w:rPr>
                <w:rFonts w:ascii="Arial" w:hAnsi="Arial" w:cs="Arial"/>
              </w:rPr>
              <w:t xml:space="preserve"> send the receipt no in Sync response to IVR.</w:t>
            </w:r>
          </w:p>
          <w:p w:rsidR="00EB4801" w:rsidRPr="006352A6" w:rsidRDefault="00EB4801" w:rsidP="00C95DEC">
            <w:pPr>
              <w:pStyle w:val="ListParagraph"/>
              <w:numPr>
                <w:ilvl w:val="0"/>
                <w:numId w:val="29"/>
              </w:numPr>
              <w:suppressAutoHyphens w:val="0"/>
              <w:autoSpaceDN w:val="0"/>
              <w:spacing w:line="360" w:lineRule="auto"/>
              <w:rPr>
                <w:rFonts w:ascii="Arial" w:hAnsi="Arial" w:cs="Arial"/>
              </w:rPr>
            </w:pPr>
            <w:r w:rsidRPr="006352A6">
              <w:rPr>
                <w:rFonts w:ascii="Arial" w:hAnsi="Arial" w:cs="Arial"/>
              </w:rPr>
              <w:t xml:space="preserve">Bill Desk will process the request to payment gateway and will provide Async response to PACE regarding Success OR Failure of transaction done on the customer’s account. </w:t>
            </w:r>
          </w:p>
          <w:p w:rsidR="00EB4801" w:rsidRPr="00FE48D3" w:rsidRDefault="00EB4801" w:rsidP="00C95DEC">
            <w:pPr>
              <w:numPr>
                <w:ilvl w:val="0"/>
                <w:numId w:val="29"/>
              </w:numPr>
              <w:suppressAutoHyphens w:val="0"/>
              <w:autoSpaceDN w:val="0"/>
              <w:spacing w:line="360" w:lineRule="auto"/>
              <w:rPr>
                <w:rFonts w:ascii="Arial" w:hAnsi="Arial" w:cs="Arial"/>
                <w:highlight w:val="yellow"/>
              </w:rPr>
            </w:pPr>
            <w:r>
              <w:rPr>
                <w:rFonts w:ascii="Arial" w:hAnsi="Arial" w:cs="Arial"/>
              </w:rPr>
              <w:t>For all S</w:t>
            </w:r>
            <w:r w:rsidRPr="0084325D">
              <w:rPr>
                <w:rFonts w:ascii="Arial" w:hAnsi="Arial" w:cs="Arial"/>
              </w:rPr>
              <w:t xml:space="preserve">uccessful transaction from Bill Desk, </w:t>
            </w:r>
            <w:r w:rsidRPr="00FE48D3">
              <w:rPr>
                <w:rFonts w:ascii="Arial" w:hAnsi="Arial" w:cs="Arial"/>
                <w:highlight w:val="yellow"/>
              </w:rPr>
              <w:t>PACE will initiate ER/Pack Buying/Plan Buying</w:t>
            </w:r>
            <w:r w:rsidR="00E7159D">
              <w:rPr>
                <w:rFonts w:ascii="Arial" w:hAnsi="Arial" w:cs="Arial"/>
                <w:highlight w:val="yellow"/>
              </w:rPr>
              <w:t>/PBP</w:t>
            </w:r>
            <w:r w:rsidRPr="00FE48D3">
              <w:rPr>
                <w:rFonts w:ascii="Arial" w:hAnsi="Arial" w:cs="Arial"/>
                <w:highlight w:val="yellow"/>
              </w:rPr>
              <w:t xml:space="preserve"> request as per existing process.</w:t>
            </w:r>
          </w:p>
          <w:p w:rsidR="00EB4801" w:rsidRDefault="00EB4801" w:rsidP="00C95DEC">
            <w:pPr>
              <w:numPr>
                <w:ilvl w:val="0"/>
                <w:numId w:val="29"/>
              </w:numPr>
              <w:suppressAutoHyphens w:val="0"/>
              <w:autoSpaceDN w:val="0"/>
              <w:spacing w:line="360" w:lineRule="auto"/>
              <w:rPr>
                <w:rFonts w:ascii="Arial" w:hAnsi="Arial" w:cs="Arial"/>
              </w:rPr>
            </w:pPr>
            <w:r>
              <w:rPr>
                <w:rFonts w:ascii="Arial" w:hAnsi="Arial" w:cs="Arial"/>
              </w:rPr>
              <w:t>After completion of downstream process, PACE will send Success/Failure (as per ER/Pack Buying/Plan Buying</w:t>
            </w:r>
            <w:r w:rsidR="00E7159D">
              <w:rPr>
                <w:rFonts w:ascii="Arial" w:hAnsi="Arial" w:cs="Arial"/>
              </w:rPr>
              <w:t>/PBP</w:t>
            </w:r>
            <w:r>
              <w:rPr>
                <w:rFonts w:ascii="Arial" w:hAnsi="Arial" w:cs="Arial"/>
              </w:rPr>
              <w:t xml:space="preserve"> status) to Bill Desk.</w:t>
            </w:r>
          </w:p>
          <w:p w:rsidR="00EB4801" w:rsidRDefault="00EB4801" w:rsidP="00C95DEC">
            <w:pPr>
              <w:numPr>
                <w:ilvl w:val="0"/>
                <w:numId w:val="29"/>
              </w:numPr>
              <w:suppressAutoHyphens w:val="0"/>
              <w:autoSpaceDN w:val="0"/>
              <w:spacing w:line="360" w:lineRule="auto"/>
              <w:rPr>
                <w:rFonts w:ascii="Arial" w:hAnsi="Arial" w:cs="Arial"/>
              </w:rPr>
            </w:pPr>
            <w:r>
              <w:rPr>
                <w:rFonts w:ascii="Arial" w:hAnsi="Arial" w:cs="Arial"/>
              </w:rPr>
              <w:t>Bill Desk will confirm the receipt by Sync response.</w:t>
            </w:r>
          </w:p>
          <w:p w:rsidR="00EB4801" w:rsidRPr="00C95DEC" w:rsidRDefault="00EB4801" w:rsidP="00C95DEC">
            <w:pPr>
              <w:pStyle w:val="ListParagraph"/>
              <w:numPr>
                <w:ilvl w:val="1"/>
                <w:numId w:val="29"/>
              </w:numPr>
              <w:suppressAutoHyphens w:val="0"/>
              <w:autoSpaceDN w:val="0"/>
              <w:spacing w:line="360" w:lineRule="auto"/>
              <w:rPr>
                <w:rFonts w:ascii="Arial" w:hAnsi="Arial" w:cs="Arial"/>
                <w:i/>
              </w:rPr>
            </w:pPr>
            <w:r w:rsidRPr="00C95DEC">
              <w:rPr>
                <w:rFonts w:ascii="Arial" w:hAnsi="Arial" w:cs="Arial"/>
                <w:i/>
              </w:rPr>
              <w:t>Note- Incase of ER</w:t>
            </w:r>
            <w:r w:rsidR="002F38B7">
              <w:rPr>
                <w:rFonts w:ascii="Arial" w:hAnsi="Arial" w:cs="Arial"/>
                <w:i/>
              </w:rPr>
              <w:t>/PACK/PLA/PBP</w:t>
            </w:r>
            <w:r w:rsidRPr="00C95DEC">
              <w:rPr>
                <w:rFonts w:ascii="Arial" w:hAnsi="Arial" w:cs="Arial"/>
                <w:i/>
              </w:rPr>
              <w:t xml:space="preserve"> failure, reversal will happen via Bill Desk, however no message will sent to the customer for the same.</w:t>
            </w:r>
          </w:p>
          <w:p w:rsidR="00A477FF" w:rsidRDefault="00A477FF" w:rsidP="00EA5FFA">
            <w:pPr>
              <w:rPr>
                <w:szCs w:val="24"/>
              </w:rPr>
            </w:pPr>
          </w:p>
          <w:p w:rsidR="00A477FF" w:rsidRDefault="00A477FF" w:rsidP="00EA5FFA">
            <w:pPr>
              <w:rPr>
                <w:szCs w:val="24"/>
              </w:rPr>
            </w:pPr>
          </w:p>
          <w:p w:rsidR="00A477FF" w:rsidRDefault="00A477FF" w:rsidP="00EA5FFA">
            <w:pPr>
              <w:rPr>
                <w:szCs w:val="24"/>
              </w:rPr>
            </w:pPr>
          </w:p>
          <w:p w:rsidR="00A477FF" w:rsidRDefault="00A477FF" w:rsidP="00EA5FFA">
            <w:pPr>
              <w:rPr>
                <w:szCs w:val="24"/>
              </w:rPr>
            </w:pPr>
          </w:p>
          <w:p w:rsidR="00A477FF" w:rsidRDefault="00A477FF" w:rsidP="00EA5FFA">
            <w:pPr>
              <w:rPr>
                <w:szCs w:val="24"/>
              </w:rPr>
            </w:pPr>
          </w:p>
          <w:p w:rsidR="00A477FF" w:rsidRPr="00EA5FFA" w:rsidRDefault="00A477FF" w:rsidP="00EA5FFA">
            <w:pPr>
              <w:rPr>
                <w:szCs w:val="24"/>
              </w:rPr>
            </w:pPr>
          </w:p>
        </w:tc>
      </w:tr>
      <w:tr w:rsidR="00A60D07" w:rsidTr="000119FF">
        <w:trPr>
          <w:trHeight w:val="87"/>
        </w:trPr>
        <w:tc>
          <w:tcPr>
            <w:tcW w:w="9594" w:type="dxa"/>
            <w:shd w:val="clear" w:color="auto" w:fill="auto"/>
          </w:tcPr>
          <w:p w:rsidR="00A60D07" w:rsidRDefault="00A60D07" w:rsidP="000119FF">
            <w:pPr>
              <w:widowControl/>
              <w:numPr>
                <w:ilvl w:val="0"/>
                <w:numId w:val="3"/>
              </w:numPr>
              <w:autoSpaceDE/>
              <w:snapToGrid w:val="0"/>
              <w:jc w:val="both"/>
              <w:rPr>
                <w:rFonts w:ascii="Arial" w:hAnsi="Arial" w:cs="Arial"/>
                <w:color w:val="000000"/>
                <w:szCs w:val="24"/>
              </w:rPr>
            </w:pPr>
            <w:r>
              <w:rPr>
                <w:rFonts w:ascii="Arial" w:hAnsi="Arial" w:cs="Arial"/>
                <w:color w:val="000000"/>
                <w:szCs w:val="24"/>
              </w:rPr>
              <w:lastRenderedPageBreak/>
              <w:t xml:space="preserve">       </w:t>
            </w:r>
          </w:p>
        </w:tc>
      </w:tr>
      <w:tr w:rsidR="00A60D07" w:rsidTr="000119FF">
        <w:trPr>
          <w:trHeight w:val="87"/>
        </w:trPr>
        <w:tc>
          <w:tcPr>
            <w:tcW w:w="9594" w:type="dxa"/>
            <w:shd w:val="clear" w:color="auto" w:fill="auto"/>
          </w:tcPr>
          <w:p w:rsidR="00A60D07" w:rsidRDefault="00A60D07" w:rsidP="000119FF">
            <w:pPr>
              <w:widowControl/>
              <w:autoSpaceDE/>
              <w:snapToGrid w:val="0"/>
              <w:jc w:val="both"/>
              <w:rPr>
                <w:rFonts w:ascii="Arial" w:hAnsi="Arial" w:cs="Arial"/>
                <w:color w:val="000000"/>
                <w:szCs w:val="24"/>
              </w:rPr>
            </w:pPr>
          </w:p>
        </w:tc>
      </w:tr>
      <w:tr w:rsidR="00A60D07" w:rsidTr="000119FF">
        <w:trPr>
          <w:trHeight w:val="720"/>
        </w:trPr>
        <w:tc>
          <w:tcPr>
            <w:tcW w:w="9594" w:type="dxa"/>
            <w:shd w:val="clear" w:color="auto" w:fill="auto"/>
            <w:vAlign w:val="center"/>
          </w:tcPr>
          <w:p w:rsidR="00A60D07" w:rsidRDefault="00A60D07" w:rsidP="000119FF">
            <w:pPr>
              <w:widowControl/>
              <w:snapToGrid w:val="0"/>
              <w:spacing w:line="240" w:lineRule="atLeast"/>
              <w:rPr>
                <w:rFonts w:ascii="Arial" w:hAnsi="Arial"/>
                <w:b/>
                <w:bCs/>
                <w:color w:val="1F497D"/>
                <w:sz w:val="24"/>
                <w:szCs w:val="26"/>
              </w:rPr>
            </w:pPr>
            <w:r>
              <w:rPr>
                <w:rFonts w:ascii="Arial" w:hAnsi="Arial"/>
                <w:b/>
                <w:bCs/>
                <w:color w:val="000000"/>
                <w:sz w:val="20"/>
                <w:szCs w:val="26"/>
              </w:rPr>
              <w:t>3.2</w:t>
            </w:r>
            <w:r>
              <w:rPr>
                <w:rFonts w:ascii="Arial" w:hAnsi="Arial"/>
                <w:b/>
                <w:bCs/>
                <w:color w:val="1F497D"/>
                <w:sz w:val="20"/>
                <w:szCs w:val="26"/>
              </w:rPr>
              <w:t xml:space="preserve">   </w:t>
            </w:r>
            <w:r>
              <w:rPr>
                <w:rFonts w:ascii="Arial" w:hAnsi="Arial"/>
                <w:b/>
                <w:bCs/>
                <w:color w:val="1F497D"/>
                <w:sz w:val="24"/>
                <w:szCs w:val="26"/>
              </w:rPr>
              <w:t>External Interface Specifications</w:t>
            </w:r>
          </w:p>
          <w:p w:rsidR="00A60D07" w:rsidRDefault="00A60D07" w:rsidP="000119FF">
            <w:pPr>
              <w:widowControl/>
              <w:snapToGrid w:val="0"/>
              <w:spacing w:line="240" w:lineRule="atLeast"/>
              <w:rPr>
                <w:rFonts w:ascii="Arial" w:hAnsi="Arial"/>
                <w:b/>
                <w:bCs/>
                <w:color w:val="1F497D"/>
                <w:sz w:val="24"/>
                <w:szCs w:val="26"/>
              </w:rPr>
            </w:pPr>
          </w:p>
          <w:p w:rsidR="00A60D07" w:rsidRDefault="00A60D07" w:rsidP="000119FF">
            <w:pPr>
              <w:widowControl/>
              <w:snapToGrid w:val="0"/>
              <w:spacing w:line="240" w:lineRule="atLeast"/>
              <w:rPr>
                <w:rFonts w:ascii="Arial" w:hAnsi="Arial"/>
                <w:bCs/>
                <w:color w:val="1F497D"/>
                <w:szCs w:val="26"/>
              </w:rPr>
            </w:pPr>
            <w:r w:rsidRPr="00C817D6">
              <w:rPr>
                <w:rFonts w:ascii="Arial" w:hAnsi="Arial"/>
                <w:bCs/>
                <w:color w:val="1F497D"/>
                <w:szCs w:val="26"/>
              </w:rPr>
              <w:t>IVR-PACE</w:t>
            </w:r>
            <w:r>
              <w:rPr>
                <w:rFonts w:ascii="Arial" w:hAnsi="Arial"/>
                <w:bCs/>
                <w:color w:val="1F497D"/>
                <w:szCs w:val="26"/>
              </w:rPr>
              <w:t xml:space="preserve"> Interface</w:t>
            </w:r>
          </w:p>
          <w:p w:rsidR="00A60D07" w:rsidRDefault="00A60D07" w:rsidP="000119FF">
            <w:pPr>
              <w:widowControl/>
              <w:snapToGrid w:val="0"/>
              <w:spacing w:line="240" w:lineRule="atLeast"/>
              <w:rPr>
                <w:rFonts w:ascii="Arial" w:hAnsi="Arial"/>
                <w:bCs/>
                <w:color w:val="1F497D"/>
                <w:szCs w:val="26"/>
              </w:rPr>
            </w:pPr>
          </w:p>
          <w:p w:rsidR="00A60D07" w:rsidRDefault="00A60D07" w:rsidP="000119FF">
            <w:pPr>
              <w:widowControl/>
              <w:suppressAutoHyphens w:val="0"/>
              <w:autoSpaceDN w:val="0"/>
              <w:adjustRightInd w:val="0"/>
              <w:rPr>
                <w:rFonts w:ascii="Arial" w:hAnsi="Arial" w:cs="Arial"/>
                <w:b/>
                <w:bCs/>
                <w:color w:val="000000"/>
                <w:sz w:val="20"/>
                <w:szCs w:val="20"/>
                <w:lang w:eastAsia="en-US"/>
              </w:rPr>
            </w:pPr>
            <w:r>
              <w:rPr>
                <w:rFonts w:ascii="Arial" w:hAnsi="Arial" w:cs="Arial"/>
                <w:b/>
                <w:bCs/>
                <w:color w:val="000000"/>
                <w:sz w:val="20"/>
                <w:szCs w:val="20"/>
                <w:lang w:eastAsia="en-US"/>
              </w:rPr>
              <w:t>Request XML</w:t>
            </w:r>
          </w:p>
          <w:p w:rsidR="00A60D07" w:rsidRDefault="00A60D07" w:rsidP="000119FF">
            <w:pPr>
              <w:widowControl/>
              <w:suppressAutoHyphens w:val="0"/>
              <w:autoSpaceDN w:val="0"/>
              <w:adjustRightInd w:val="0"/>
              <w:rPr>
                <w:rFonts w:ascii="Arial" w:hAnsi="Arial" w:cs="Arial"/>
                <w:b/>
                <w:bCs/>
                <w:color w:val="000000"/>
                <w:sz w:val="20"/>
                <w:szCs w:val="20"/>
                <w:lang w:eastAsia="en-US"/>
              </w:rPr>
            </w:pPr>
          </w:p>
          <w:p w:rsidR="00A60D07" w:rsidRDefault="00A60D07" w:rsidP="000119FF">
            <w:pPr>
              <w:widowControl/>
              <w:tabs>
                <w:tab w:val="left" w:pos="-720"/>
                <w:tab w:val="left" w:pos="0"/>
                <w:tab w:val="left" w:pos="720"/>
                <w:tab w:val="left" w:pos="1440"/>
                <w:tab w:val="left" w:pos="2160"/>
                <w:tab w:val="left" w:pos="2880"/>
                <w:tab w:val="left" w:pos="3600"/>
                <w:tab w:val="left" w:pos="4320"/>
              </w:tabs>
              <w:suppressAutoHyphens w:val="0"/>
              <w:autoSpaceDN w:val="0"/>
              <w:adjustRightInd w:val="0"/>
              <w:rPr>
                <w:rFonts w:ascii="Arial" w:hAnsi="Arial" w:cs="Arial"/>
                <w:color w:val="000000"/>
                <w:sz w:val="20"/>
                <w:szCs w:val="20"/>
                <w:lang w:eastAsia="en-US"/>
              </w:rPr>
            </w:pPr>
            <w:r>
              <w:rPr>
                <w:rFonts w:ascii="Arial" w:hAnsi="Arial" w:cs="Arial"/>
                <w:color w:val="000000"/>
                <w:sz w:val="20"/>
                <w:szCs w:val="20"/>
                <w:lang w:eastAsia="en-US"/>
              </w:rPr>
              <w:t>http://97.253.34.186:59200/servlet/ImplBackendOnlineIVRRequestServlet?msg=&lt;?xml version='1.0' encoding='UTF-8'?&gt;</w:t>
            </w:r>
          </w:p>
          <w:p w:rsidR="00A60D07" w:rsidRDefault="00A60D07" w:rsidP="000119FF">
            <w:pPr>
              <w:widowControl/>
              <w:tabs>
                <w:tab w:val="left" w:pos="-720"/>
                <w:tab w:val="left" w:pos="0"/>
                <w:tab w:val="left" w:pos="720"/>
                <w:tab w:val="left" w:pos="1440"/>
                <w:tab w:val="left" w:pos="2160"/>
                <w:tab w:val="left" w:pos="2880"/>
                <w:tab w:val="left" w:pos="3600"/>
                <w:tab w:val="left" w:pos="4320"/>
              </w:tabs>
              <w:suppressAutoHyphens w:val="0"/>
              <w:autoSpaceDN w:val="0"/>
              <w:adjustRightInd w:val="0"/>
              <w:rPr>
                <w:rFonts w:ascii="Arial" w:hAnsi="Arial" w:cs="Arial"/>
                <w:color w:val="000000"/>
                <w:sz w:val="20"/>
                <w:szCs w:val="20"/>
                <w:lang w:eastAsia="en-US"/>
              </w:rPr>
            </w:pPr>
            <w:r>
              <w:rPr>
                <w:rFonts w:ascii="Arial" w:hAnsi="Arial" w:cs="Arial"/>
                <w:color w:val="000000"/>
                <w:sz w:val="20"/>
                <w:szCs w:val="20"/>
                <w:lang w:eastAsia="en-US"/>
              </w:rPr>
              <w:t>&lt;ERECHARGE&gt;</w:t>
            </w:r>
            <w:r w:rsidR="00A14AD1">
              <w:rPr>
                <w:rFonts w:ascii="Arial" w:hAnsi="Arial" w:cs="Arial"/>
                <w:color w:val="000000"/>
                <w:sz w:val="20"/>
                <w:szCs w:val="20"/>
                <w:lang w:eastAsia="en-US"/>
              </w:rPr>
              <w:t>--------------------</w:t>
            </w:r>
          </w:p>
          <w:p w:rsidR="00A60D07" w:rsidRDefault="00A60D07" w:rsidP="000119FF">
            <w:pPr>
              <w:widowControl/>
              <w:tabs>
                <w:tab w:val="left" w:pos="-720"/>
                <w:tab w:val="left" w:pos="0"/>
                <w:tab w:val="left" w:pos="720"/>
                <w:tab w:val="left" w:pos="1440"/>
                <w:tab w:val="left" w:pos="2160"/>
                <w:tab w:val="left" w:pos="2880"/>
                <w:tab w:val="left" w:pos="3600"/>
                <w:tab w:val="left" w:pos="4320"/>
              </w:tabs>
              <w:suppressAutoHyphens w:val="0"/>
              <w:autoSpaceDN w:val="0"/>
              <w:adjustRightInd w:val="0"/>
              <w:rPr>
                <w:rFonts w:ascii="Arial" w:hAnsi="Arial" w:cs="Arial"/>
                <w:color w:val="000000"/>
                <w:sz w:val="20"/>
                <w:szCs w:val="20"/>
                <w:lang w:eastAsia="en-US"/>
              </w:rPr>
            </w:pPr>
            <w:r>
              <w:rPr>
                <w:rFonts w:ascii="Arial" w:hAnsi="Arial" w:cs="Arial"/>
                <w:color w:val="000000"/>
                <w:sz w:val="20"/>
                <w:szCs w:val="20"/>
                <w:lang w:eastAsia="en-US"/>
              </w:rPr>
              <w:t>&lt;SESSIONID&gt;11&lt;/SESSIONID&gt;</w:t>
            </w:r>
          </w:p>
          <w:p w:rsidR="00A60D07" w:rsidRDefault="00A60D07" w:rsidP="000119FF">
            <w:pPr>
              <w:widowControl/>
              <w:tabs>
                <w:tab w:val="left" w:pos="-720"/>
                <w:tab w:val="left" w:pos="0"/>
                <w:tab w:val="left" w:pos="720"/>
                <w:tab w:val="left" w:pos="1440"/>
                <w:tab w:val="left" w:pos="2160"/>
                <w:tab w:val="left" w:pos="2880"/>
                <w:tab w:val="left" w:pos="3600"/>
                <w:tab w:val="left" w:pos="4320"/>
              </w:tabs>
              <w:suppressAutoHyphens w:val="0"/>
              <w:autoSpaceDN w:val="0"/>
              <w:adjustRightInd w:val="0"/>
              <w:rPr>
                <w:rFonts w:ascii="Arial" w:hAnsi="Arial" w:cs="Arial"/>
                <w:color w:val="000000"/>
                <w:sz w:val="20"/>
                <w:szCs w:val="20"/>
                <w:lang w:eastAsia="en-US"/>
              </w:rPr>
            </w:pPr>
            <w:r>
              <w:rPr>
                <w:rFonts w:ascii="Arial" w:hAnsi="Arial" w:cs="Arial"/>
                <w:color w:val="000000"/>
                <w:sz w:val="20"/>
                <w:szCs w:val="20"/>
                <w:lang w:eastAsia="en-US"/>
              </w:rPr>
              <w:t>&lt;SOURCE_ID&gt;IVR&lt;/SOURCE_ID&gt;</w:t>
            </w:r>
          </w:p>
          <w:p w:rsidR="00A60D07" w:rsidRDefault="00A60D07" w:rsidP="000119FF">
            <w:pPr>
              <w:widowControl/>
              <w:tabs>
                <w:tab w:val="left" w:pos="-720"/>
                <w:tab w:val="left" w:pos="0"/>
                <w:tab w:val="left" w:pos="720"/>
                <w:tab w:val="left" w:pos="1440"/>
                <w:tab w:val="left" w:pos="2160"/>
                <w:tab w:val="left" w:pos="2880"/>
                <w:tab w:val="left" w:pos="3600"/>
                <w:tab w:val="left" w:pos="4320"/>
              </w:tabs>
              <w:suppressAutoHyphens w:val="0"/>
              <w:autoSpaceDN w:val="0"/>
              <w:adjustRightInd w:val="0"/>
              <w:rPr>
                <w:rFonts w:ascii="Arial" w:hAnsi="Arial" w:cs="Arial"/>
                <w:color w:val="000000"/>
                <w:sz w:val="20"/>
                <w:szCs w:val="20"/>
                <w:lang w:eastAsia="en-US"/>
              </w:rPr>
            </w:pPr>
            <w:r>
              <w:rPr>
                <w:rFonts w:ascii="Arial" w:hAnsi="Arial" w:cs="Arial"/>
                <w:color w:val="000000"/>
                <w:sz w:val="20"/>
                <w:szCs w:val="20"/>
                <w:lang w:eastAsia="en-US"/>
              </w:rPr>
              <w:t>&lt;STRMDN&gt;9346666050&lt;/STRMDN&gt;</w:t>
            </w:r>
          </w:p>
          <w:p w:rsidR="00A60D07" w:rsidRDefault="00A60D07" w:rsidP="000119FF">
            <w:pPr>
              <w:widowControl/>
              <w:tabs>
                <w:tab w:val="left" w:pos="-720"/>
                <w:tab w:val="left" w:pos="0"/>
                <w:tab w:val="left" w:pos="720"/>
                <w:tab w:val="left" w:pos="1440"/>
                <w:tab w:val="left" w:pos="2160"/>
                <w:tab w:val="left" w:pos="2880"/>
                <w:tab w:val="left" w:pos="3600"/>
                <w:tab w:val="left" w:pos="4320"/>
              </w:tabs>
              <w:suppressAutoHyphens w:val="0"/>
              <w:autoSpaceDN w:val="0"/>
              <w:adjustRightInd w:val="0"/>
              <w:rPr>
                <w:rFonts w:ascii="Arial" w:hAnsi="Arial" w:cs="Arial"/>
                <w:color w:val="000000"/>
                <w:sz w:val="20"/>
                <w:szCs w:val="20"/>
                <w:lang w:eastAsia="en-US"/>
              </w:rPr>
            </w:pPr>
            <w:r>
              <w:rPr>
                <w:rFonts w:ascii="Arial" w:hAnsi="Arial" w:cs="Arial"/>
                <w:color w:val="000000"/>
                <w:sz w:val="20"/>
                <w:szCs w:val="20"/>
                <w:lang w:eastAsia="en-US"/>
              </w:rPr>
              <w:lastRenderedPageBreak/>
              <w:t>&lt;USERMDN&gt;9346666050&lt;/USERMDN&gt;</w:t>
            </w:r>
          </w:p>
          <w:p w:rsidR="00A60D07" w:rsidRDefault="00A60D07" w:rsidP="000119FF">
            <w:pPr>
              <w:widowControl/>
              <w:tabs>
                <w:tab w:val="left" w:pos="-720"/>
                <w:tab w:val="left" w:pos="0"/>
                <w:tab w:val="left" w:pos="720"/>
                <w:tab w:val="left" w:pos="1440"/>
                <w:tab w:val="left" w:pos="2160"/>
                <w:tab w:val="left" w:pos="2880"/>
                <w:tab w:val="left" w:pos="3600"/>
                <w:tab w:val="left" w:pos="4320"/>
              </w:tabs>
              <w:suppressAutoHyphens w:val="0"/>
              <w:autoSpaceDN w:val="0"/>
              <w:adjustRightInd w:val="0"/>
              <w:rPr>
                <w:rFonts w:ascii="Arial" w:hAnsi="Arial" w:cs="Arial"/>
                <w:color w:val="000000"/>
                <w:sz w:val="20"/>
                <w:szCs w:val="20"/>
                <w:lang w:eastAsia="en-US"/>
              </w:rPr>
            </w:pPr>
            <w:r>
              <w:rPr>
                <w:rFonts w:ascii="Arial" w:hAnsi="Arial" w:cs="Arial"/>
                <w:color w:val="000000"/>
                <w:sz w:val="20"/>
                <w:szCs w:val="20"/>
                <w:lang w:eastAsia="en-US"/>
              </w:rPr>
              <w:t>&lt;TOPUP&gt;TOPUP&lt;/TOPUP</w:t>
            </w:r>
            <w:r w:rsidRPr="00A12AD1">
              <w:rPr>
                <w:rFonts w:ascii="Arial" w:hAnsi="Arial" w:cs="Arial"/>
                <w:color w:val="000000"/>
                <w:sz w:val="20"/>
                <w:szCs w:val="20"/>
                <w:highlight w:val="green"/>
                <w:lang w:eastAsia="en-US"/>
              </w:rPr>
              <w:t>&gt;</w:t>
            </w:r>
            <w:r w:rsidR="00A477FF" w:rsidRPr="00A12AD1">
              <w:rPr>
                <w:rFonts w:ascii="Arial" w:hAnsi="Arial" w:cs="Arial"/>
                <w:color w:val="000000"/>
                <w:sz w:val="20"/>
                <w:szCs w:val="20"/>
                <w:highlight w:val="green"/>
                <w:lang w:eastAsia="en-US"/>
              </w:rPr>
              <w:t>---------------&lt;</w:t>
            </w:r>
            <w:r w:rsidR="00A14AD1">
              <w:rPr>
                <w:rFonts w:ascii="Arial" w:hAnsi="Arial" w:cs="Arial"/>
                <w:color w:val="000000"/>
                <w:sz w:val="20"/>
                <w:szCs w:val="20"/>
                <w:highlight w:val="green"/>
                <w:lang w:eastAsia="en-US"/>
              </w:rPr>
              <w:t>TOPUP/</w:t>
            </w:r>
            <w:r w:rsidR="00EE02B5" w:rsidRPr="00A12AD1">
              <w:rPr>
                <w:rFonts w:ascii="Arial" w:hAnsi="Arial" w:cs="Arial"/>
                <w:color w:val="000000"/>
                <w:sz w:val="20"/>
                <w:szCs w:val="20"/>
                <w:highlight w:val="green"/>
                <w:lang w:eastAsia="en-US"/>
              </w:rPr>
              <w:t>PACK</w:t>
            </w:r>
            <w:r w:rsidR="00A14AD1">
              <w:rPr>
                <w:rFonts w:ascii="Arial" w:hAnsi="Arial" w:cs="Arial"/>
                <w:color w:val="000000"/>
                <w:sz w:val="20"/>
                <w:szCs w:val="20"/>
                <w:highlight w:val="green"/>
                <w:lang w:eastAsia="en-US"/>
              </w:rPr>
              <w:t>/</w:t>
            </w:r>
            <w:r w:rsidR="00EE02B5" w:rsidRPr="00A12AD1">
              <w:rPr>
                <w:rFonts w:ascii="Arial" w:hAnsi="Arial" w:cs="Arial"/>
                <w:color w:val="000000"/>
                <w:sz w:val="20"/>
                <w:szCs w:val="20"/>
                <w:highlight w:val="green"/>
                <w:lang w:eastAsia="en-US"/>
              </w:rPr>
              <w:t>PLAN</w:t>
            </w:r>
            <w:r w:rsidR="00A14AD1">
              <w:rPr>
                <w:rFonts w:ascii="Arial" w:hAnsi="Arial" w:cs="Arial"/>
                <w:color w:val="000000"/>
                <w:sz w:val="20"/>
                <w:szCs w:val="20"/>
                <w:highlight w:val="green"/>
                <w:lang w:eastAsia="en-US"/>
              </w:rPr>
              <w:t>/P</w:t>
            </w:r>
            <w:r w:rsidR="00EE02B5" w:rsidRPr="00A12AD1">
              <w:rPr>
                <w:rFonts w:ascii="Arial" w:hAnsi="Arial" w:cs="Arial"/>
                <w:color w:val="000000"/>
                <w:sz w:val="20"/>
                <w:szCs w:val="20"/>
                <w:highlight w:val="green"/>
                <w:lang w:eastAsia="en-US"/>
              </w:rPr>
              <w:t>BP&gt;</w:t>
            </w:r>
          </w:p>
          <w:p w:rsidR="00A60D07" w:rsidRDefault="00A60D07" w:rsidP="000119FF">
            <w:pPr>
              <w:widowControl/>
              <w:tabs>
                <w:tab w:val="left" w:pos="-720"/>
                <w:tab w:val="left" w:pos="0"/>
                <w:tab w:val="left" w:pos="720"/>
                <w:tab w:val="left" w:pos="1440"/>
                <w:tab w:val="left" w:pos="2160"/>
                <w:tab w:val="left" w:pos="2880"/>
                <w:tab w:val="left" w:pos="3600"/>
                <w:tab w:val="left" w:pos="4320"/>
              </w:tabs>
              <w:suppressAutoHyphens w:val="0"/>
              <w:autoSpaceDN w:val="0"/>
              <w:adjustRightInd w:val="0"/>
              <w:rPr>
                <w:rFonts w:ascii="Arial" w:hAnsi="Arial" w:cs="Arial"/>
                <w:color w:val="000000"/>
                <w:sz w:val="20"/>
                <w:szCs w:val="20"/>
                <w:lang w:eastAsia="en-US"/>
              </w:rPr>
            </w:pPr>
            <w:r>
              <w:rPr>
                <w:rFonts w:ascii="Arial" w:hAnsi="Arial" w:cs="Arial"/>
                <w:color w:val="000000"/>
                <w:sz w:val="20"/>
                <w:szCs w:val="20"/>
                <w:lang w:eastAsia="en-US"/>
              </w:rPr>
              <w:t>&lt;CCTYPE&gt;V&lt;/CCTYPE&gt;</w:t>
            </w:r>
          </w:p>
          <w:p w:rsidR="00A60D07" w:rsidRDefault="00A60D07" w:rsidP="000119FF">
            <w:pPr>
              <w:widowControl/>
              <w:tabs>
                <w:tab w:val="left" w:pos="-720"/>
                <w:tab w:val="left" w:pos="0"/>
                <w:tab w:val="left" w:pos="720"/>
                <w:tab w:val="left" w:pos="1440"/>
                <w:tab w:val="left" w:pos="2160"/>
                <w:tab w:val="left" w:pos="2880"/>
                <w:tab w:val="left" w:pos="3600"/>
                <w:tab w:val="left" w:pos="4320"/>
              </w:tabs>
              <w:suppressAutoHyphens w:val="0"/>
              <w:autoSpaceDN w:val="0"/>
              <w:adjustRightInd w:val="0"/>
              <w:rPr>
                <w:rFonts w:ascii="Arial" w:hAnsi="Arial" w:cs="Arial"/>
                <w:color w:val="000000"/>
                <w:sz w:val="20"/>
                <w:szCs w:val="20"/>
                <w:lang w:eastAsia="en-US"/>
              </w:rPr>
            </w:pPr>
            <w:r>
              <w:rPr>
                <w:rFonts w:ascii="Arial" w:hAnsi="Arial" w:cs="Arial"/>
                <w:color w:val="000000"/>
                <w:sz w:val="20"/>
                <w:szCs w:val="20"/>
                <w:lang w:eastAsia="en-US"/>
              </w:rPr>
              <w:t>&lt;CCNO&gt;4629867050216006&lt;/CCNO&gt;</w:t>
            </w:r>
          </w:p>
          <w:p w:rsidR="00A60D07" w:rsidRDefault="00A60D07" w:rsidP="000119FF">
            <w:pPr>
              <w:widowControl/>
              <w:tabs>
                <w:tab w:val="left" w:pos="-720"/>
                <w:tab w:val="left" w:pos="0"/>
                <w:tab w:val="left" w:pos="720"/>
                <w:tab w:val="left" w:pos="1440"/>
                <w:tab w:val="left" w:pos="2160"/>
                <w:tab w:val="left" w:pos="2880"/>
                <w:tab w:val="left" w:pos="3600"/>
                <w:tab w:val="left" w:pos="4320"/>
              </w:tabs>
              <w:suppressAutoHyphens w:val="0"/>
              <w:autoSpaceDN w:val="0"/>
              <w:adjustRightInd w:val="0"/>
              <w:rPr>
                <w:rFonts w:ascii="Arial" w:hAnsi="Arial" w:cs="Arial"/>
                <w:color w:val="000000"/>
                <w:sz w:val="20"/>
                <w:szCs w:val="20"/>
                <w:lang w:eastAsia="en-US"/>
              </w:rPr>
            </w:pPr>
            <w:r>
              <w:rPr>
                <w:rFonts w:ascii="Arial" w:hAnsi="Arial" w:cs="Arial"/>
                <w:color w:val="000000"/>
                <w:sz w:val="20"/>
                <w:szCs w:val="20"/>
                <w:lang w:eastAsia="en-US"/>
              </w:rPr>
              <w:t>&lt;CVVNO&gt;210&lt;/CVVNO&gt;</w:t>
            </w:r>
          </w:p>
          <w:p w:rsidR="00A60D07" w:rsidRPr="00221FB3" w:rsidRDefault="00A60D07" w:rsidP="000119FF">
            <w:pPr>
              <w:widowControl/>
              <w:tabs>
                <w:tab w:val="left" w:pos="-720"/>
                <w:tab w:val="left" w:pos="0"/>
                <w:tab w:val="left" w:pos="720"/>
                <w:tab w:val="left" w:pos="1440"/>
                <w:tab w:val="left" w:pos="2160"/>
                <w:tab w:val="left" w:pos="2880"/>
                <w:tab w:val="left" w:pos="3600"/>
                <w:tab w:val="left" w:pos="4320"/>
              </w:tabs>
              <w:suppressAutoHyphens w:val="0"/>
              <w:autoSpaceDN w:val="0"/>
              <w:adjustRightInd w:val="0"/>
              <w:rPr>
                <w:rFonts w:ascii="Arial" w:hAnsi="Arial" w:cs="Arial"/>
                <w:b/>
                <w:color w:val="000000"/>
                <w:sz w:val="20"/>
                <w:szCs w:val="20"/>
                <w:lang w:eastAsia="en-US"/>
              </w:rPr>
            </w:pPr>
            <w:r w:rsidRPr="00221FB3">
              <w:rPr>
                <w:rFonts w:ascii="Arial" w:hAnsi="Arial" w:cs="Arial"/>
                <w:b/>
                <w:color w:val="000000"/>
                <w:sz w:val="20"/>
                <w:szCs w:val="20"/>
                <w:lang w:eastAsia="en-US"/>
              </w:rPr>
              <w:t>&lt;EXPDATE&gt;062016&lt;/EXPDATE&gt;</w:t>
            </w:r>
          </w:p>
          <w:p w:rsidR="00A60D07" w:rsidRDefault="00A60D07" w:rsidP="000119FF">
            <w:pPr>
              <w:widowControl/>
              <w:tabs>
                <w:tab w:val="left" w:pos="-720"/>
                <w:tab w:val="left" w:pos="0"/>
                <w:tab w:val="left" w:pos="720"/>
                <w:tab w:val="left" w:pos="1440"/>
                <w:tab w:val="left" w:pos="2160"/>
                <w:tab w:val="left" w:pos="2880"/>
                <w:tab w:val="left" w:pos="3600"/>
                <w:tab w:val="left" w:pos="4320"/>
              </w:tabs>
              <w:suppressAutoHyphens w:val="0"/>
              <w:autoSpaceDN w:val="0"/>
              <w:adjustRightInd w:val="0"/>
              <w:rPr>
                <w:rFonts w:ascii="Arial" w:hAnsi="Arial" w:cs="Arial"/>
                <w:color w:val="000000"/>
                <w:sz w:val="20"/>
                <w:szCs w:val="20"/>
                <w:lang w:eastAsia="en-US"/>
              </w:rPr>
            </w:pPr>
            <w:r>
              <w:rPr>
                <w:rFonts w:ascii="Arial" w:hAnsi="Arial" w:cs="Arial"/>
                <w:color w:val="000000"/>
                <w:sz w:val="20"/>
                <w:szCs w:val="20"/>
                <w:lang w:eastAsia="en-US"/>
              </w:rPr>
              <w:t>&lt;OTP&gt;1234&lt;/OTP&gt;</w:t>
            </w:r>
          </w:p>
          <w:p w:rsidR="00A60D07" w:rsidRDefault="00A60D07" w:rsidP="000119FF">
            <w:pPr>
              <w:widowControl/>
              <w:tabs>
                <w:tab w:val="left" w:pos="-720"/>
                <w:tab w:val="left" w:pos="0"/>
                <w:tab w:val="left" w:pos="720"/>
                <w:tab w:val="left" w:pos="1440"/>
                <w:tab w:val="left" w:pos="2160"/>
                <w:tab w:val="left" w:pos="2880"/>
                <w:tab w:val="left" w:pos="3600"/>
                <w:tab w:val="left" w:pos="4320"/>
              </w:tabs>
              <w:suppressAutoHyphens w:val="0"/>
              <w:autoSpaceDN w:val="0"/>
              <w:adjustRightInd w:val="0"/>
              <w:rPr>
                <w:rFonts w:ascii="Arial" w:hAnsi="Arial" w:cs="Arial"/>
                <w:color w:val="000000"/>
                <w:sz w:val="20"/>
                <w:szCs w:val="20"/>
                <w:lang w:eastAsia="en-US"/>
              </w:rPr>
            </w:pPr>
            <w:r>
              <w:rPr>
                <w:rFonts w:ascii="Arial" w:hAnsi="Arial" w:cs="Arial"/>
                <w:color w:val="000000"/>
                <w:sz w:val="20"/>
                <w:szCs w:val="20"/>
                <w:lang w:eastAsia="en-US"/>
              </w:rPr>
              <w:t>&lt;AMOUNT&gt;1&lt;/AMOUNT&gt;</w:t>
            </w:r>
            <w:r w:rsidR="00EE02B5">
              <w:rPr>
                <w:rFonts w:ascii="Arial" w:hAnsi="Arial" w:cs="Arial"/>
                <w:color w:val="000000"/>
                <w:sz w:val="20"/>
                <w:szCs w:val="20"/>
                <w:lang w:eastAsia="en-US"/>
              </w:rPr>
              <w:t>------------------------</w:t>
            </w:r>
            <w:r w:rsidR="00EE02B5" w:rsidRPr="00A12AD1">
              <w:rPr>
                <w:rFonts w:ascii="Arial" w:hAnsi="Arial" w:cs="Arial"/>
                <w:color w:val="000000"/>
                <w:sz w:val="20"/>
                <w:szCs w:val="20"/>
                <w:highlight w:val="green"/>
                <w:lang w:eastAsia="en-US"/>
              </w:rPr>
              <w:t>Amount of PACK/PLAN/PBP</w:t>
            </w:r>
          </w:p>
          <w:p w:rsidR="00A60D07" w:rsidRDefault="00A60D07" w:rsidP="000119FF">
            <w:pPr>
              <w:widowControl/>
              <w:tabs>
                <w:tab w:val="left" w:pos="-720"/>
                <w:tab w:val="left" w:pos="0"/>
                <w:tab w:val="left" w:pos="720"/>
                <w:tab w:val="left" w:pos="1440"/>
                <w:tab w:val="left" w:pos="2160"/>
                <w:tab w:val="left" w:pos="2880"/>
                <w:tab w:val="left" w:pos="3600"/>
                <w:tab w:val="left" w:pos="4320"/>
              </w:tabs>
              <w:suppressAutoHyphens w:val="0"/>
              <w:autoSpaceDN w:val="0"/>
              <w:adjustRightInd w:val="0"/>
              <w:rPr>
                <w:rFonts w:ascii="Arial" w:hAnsi="Arial" w:cs="Arial"/>
                <w:color w:val="000000"/>
                <w:sz w:val="20"/>
                <w:szCs w:val="20"/>
                <w:lang w:eastAsia="en-US"/>
              </w:rPr>
            </w:pPr>
            <w:r>
              <w:rPr>
                <w:rFonts w:ascii="Arial" w:hAnsi="Arial" w:cs="Arial"/>
                <w:color w:val="000000"/>
                <w:sz w:val="20"/>
                <w:szCs w:val="20"/>
                <w:lang w:eastAsia="en-US"/>
              </w:rPr>
              <w:t>&lt;/</w:t>
            </w:r>
            <w:r w:rsidRPr="003C2B90">
              <w:rPr>
                <w:rFonts w:ascii="Arial" w:hAnsi="Arial" w:cs="Arial"/>
                <w:color w:val="000000"/>
                <w:sz w:val="20"/>
                <w:szCs w:val="20"/>
                <w:lang w:eastAsia="en-US"/>
              </w:rPr>
              <w:t>ERECHARGE&gt;</w:t>
            </w:r>
          </w:p>
          <w:p w:rsidR="00A60D07" w:rsidRDefault="00A60D07" w:rsidP="000119FF">
            <w:pPr>
              <w:widowControl/>
              <w:snapToGrid w:val="0"/>
              <w:spacing w:line="240" w:lineRule="atLeast"/>
              <w:rPr>
                <w:rFonts w:ascii="Arial" w:hAnsi="Arial"/>
                <w:bCs/>
                <w:color w:val="1F497D"/>
                <w:szCs w:val="26"/>
              </w:rPr>
            </w:pPr>
          </w:p>
          <w:p w:rsidR="00A60D07" w:rsidRDefault="00A60D07" w:rsidP="000119FF">
            <w:pPr>
              <w:widowControl/>
              <w:snapToGrid w:val="0"/>
              <w:spacing w:line="240" w:lineRule="atLeast"/>
              <w:rPr>
                <w:rFonts w:ascii="Arial" w:hAnsi="Arial" w:cs="Arial"/>
                <w:color w:val="000000"/>
                <w:sz w:val="20"/>
                <w:szCs w:val="20"/>
                <w:lang w:eastAsia="en-US"/>
              </w:rPr>
            </w:pPr>
            <w:r>
              <w:rPr>
                <w:rFonts w:ascii="Arial" w:hAnsi="Arial" w:cs="Arial"/>
                <w:color w:val="000000"/>
                <w:sz w:val="20"/>
                <w:szCs w:val="20"/>
                <w:lang w:eastAsia="en-US"/>
              </w:rPr>
              <w:t>please find the enclosed document of XML_Details</w:t>
            </w:r>
          </w:p>
          <w:p w:rsidR="00A60D07" w:rsidRDefault="00A60D07" w:rsidP="000119FF">
            <w:pPr>
              <w:widowControl/>
              <w:suppressAutoHyphens w:val="0"/>
              <w:autoSpaceDN w:val="0"/>
              <w:adjustRightInd w:val="0"/>
              <w:rPr>
                <w:rFonts w:ascii="Arial" w:hAnsi="Arial"/>
                <w:bCs/>
                <w:color w:val="1F497D"/>
                <w:szCs w:val="26"/>
              </w:rPr>
            </w:pPr>
          </w:p>
          <w:p w:rsidR="00A60D07" w:rsidRDefault="00A60D07" w:rsidP="000119FF">
            <w:pPr>
              <w:widowControl/>
              <w:suppressAutoHyphens w:val="0"/>
              <w:autoSpaceDN w:val="0"/>
              <w:adjustRightInd w:val="0"/>
              <w:rPr>
                <w:rFonts w:ascii="Arial" w:hAnsi="Arial"/>
                <w:bCs/>
                <w:color w:val="1F497D"/>
                <w:szCs w:val="26"/>
              </w:rPr>
            </w:pPr>
          </w:p>
          <w:p w:rsidR="00A60D07" w:rsidRDefault="009A787B" w:rsidP="000119FF">
            <w:pPr>
              <w:widowControl/>
              <w:suppressAutoHyphens w:val="0"/>
              <w:autoSpaceDN w:val="0"/>
              <w:adjustRightInd w:val="0"/>
              <w:rPr>
                <w:rFonts w:ascii="Arial" w:hAnsi="Arial"/>
                <w:bCs/>
                <w:color w:val="1F497D"/>
                <w:szCs w:val="26"/>
              </w:rPr>
            </w:pPr>
            <w:r w:rsidRPr="00940A42">
              <w:rPr>
                <w:rFonts w:ascii="Arial" w:hAnsi="Arial"/>
                <w:bCs/>
                <w:color w:val="1F497D"/>
                <w:szCs w:val="26"/>
              </w:rPr>
              <w:object w:dxaOrig="1536" w:dyaOrig="9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13" o:title=""/>
                </v:shape>
                <o:OLEObject Type="Embed" ProgID="Excel.Sheet.8" ShapeID="_x0000_i1025" DrawAspect="Icon" ObjectID="_1489389213" r:id="rId14"/>
              </w:object>
            </w:r>
          </w:p>
          <w:p w:rsidR="00A60D07" w:rsidRDefault="00A60D07" w:rsidP="000119FF">
            <w:pPr>
              <w:widowControl/>
              <w:suppressAutoHyphens w:val="0"/>
              <w:autoSpaceDN w:val="0"/>
              <w:adjustRightInd w:val="0"/>
              <w:rPr>
                <w:rFonts w:ascii="Arial" w:hAnsi="Arial" w:cs="Arial"/>
                <w:b/>
                <w:bCs/>
                <w:color w:val="000000"/>
                <w:lang w:eastAsia="en-US"/>
              </w:rPr>
            </w:pPr>
            <w:r>
              <w:rPr>
                <w:rFonts w:ascii="Arial" w:hAnsi="Arial" w:cs="Arial"/>
                <w:b/>
                <w:bCs/>
                <w:color w:val="000000"/>
                <w:lang w:eastAsia="en-US"/>
              </w:rPr>
              <w:t>Response:</w:t>
            </w:r>
          </w:p>
          <w:p w:rsidR="00A60D07" w:rsidRDefault="00A60D07" w:rsidP="000119FF">
            <w:pPr>
              <w:widowControl/>
              <w:suppressAutoHyphens w:val="0"/>
              <w:autoSpaceDN w:val="0"/>
              <w:adjustRightInd w:val="0"/>
              <w:rPr>
                <w:rFonts w:ascii="Courier" w:hAnsi="Courier" w:cs="Courier"/>
                <w:color w:val="000000"/>
                <w:sz w:val="20"/>
                <w:szCs w:val="20"/>
                <w:lang w:eastAsia="en-US"/>
              </w:rPr>
            </w:pPr>
            <w:r>
              <w:rPr>
                <w:rFonts w:ascii="Courier" w:hAnsi="Courier" w:cs="Courier"/>
                <w:color w:val="000000"/>
                <w:sz w:val="20"/>
                <w:szCs w:val="20"/>
                <w:lang w:eastAsia="en-US"/>
              </w:rPr>
              <w:t xml:space="preserve">  &lt;ERECHARG</w:t>
            </w:r>
            <w:r w:rsidRPr="00616541">
              <w:rPr>
                <w:rFonts w:ascii="Courier" w:hAnsi="Courier" w:cs="Courier"/>
                <w:color w:val="000000"/>
                <w:sz w:val="20"/>
                <w:szCs w:val="20"/>
                <w:lang w:eastAsia="en-US"/>
              </w:rPr>
              <w:t>E&gt;</w:t>
            </w:r>
          </w:p>
          <w:p w:rsidR="00A60D07" w:rsidRDefault="00A60D07" w:rsidP="000119FF">
            <w:pPr>
              <w:widowControl/>
              <w:suppressAutoHyphens w:val="0"/>
              <w:autoSpaceDN w:val="0"/>
              <w:adjustRightInd w:val="0"/>
              <w:ind w:left="240"/>
              <w:rPr>
                <w:rFonts w:ascii="Courier" w:hAnsi="Courier" w:cs="Courier"/>
                <w:b/>
                <w:bCs/>
                <w:color w:val="000000"/>
                <w:sz w:val="20"/>
                <w:szCs w:val="20"/>
                <w:lang w:eastAsia="en-US"/>
              </w:rPr>
            </w:pPr>
            <w:r>
              <w:rPr>
                <w:rFonts w:ascii="Courier" w:hAnsi="Courier" w:cs="Courier"/>
                <w:b/>
                <w:bCs/>
                <w:color w:val="000000"/>
                <w:sz w:val="20"/>
                <w:szCs w:val="20"/>
                <w:lang w:eastAsia="en-US"/>
              </w:rPr>
              <w:t>&lt;SESSIONID&gt;string&lt;/SESSIONID&gt;</w:t>
            </w:r>
          </w:p>
          <w:p w:rsidR="00A60D07" w:rsidRDefault="00A60D07" w:rsidP="000119FF">
            <w:pPr>
              <w:widowControl/>
              <w:suppressAutoHyphens w:val="0"/>
              <w:autoSpaceDN w:val="0"/>
              <w:adjustRightInd w:val="0"/>
              <w:ind w:left="240"/>
              <w:rPr>
                <w:rFonts w:ascii="Courier" w:hAnsi="Courier" w:cs="Courier"/>
                <w:b/>
                <w:bCs/>
                <w:color w:val="000000"/>
                <w:sz w:val="20"/>
                <w:szCs w:val="20"/>
                <w:lang w:eastAsia="en-US"/>
              </w:rPr>
            </w:pPr>
            <w:r>
              <w:rPr>
                <w:rFonts w:ascii="Courier" w:hAnsi="Courier" w:cs="Courier"/>
                <w:b/>
                <w:bCs/>
                <w:color w:val="0000FF"/>
                <w:sz w:val="20"/>
                <w:szCs w:val="20"/>
                <w:lang w:eastAsia="en-US"/>
              </w:rPr>
              <w:t>&lt;</w:t>
            </w:r>
            <w:r>
              <w:rPr>
                <w:rFonts w:ascii="Courier" w:hAnsi="Courier" w:cs="Courier"/>
                <w:b/>
                <w:bCs/>
                <w:color w:val="000000"/>
                <w:sz w:val="20"/>
                <w:szCs w:val="20"/>
                <w:lang w:eastAsia="en-US"/>
              </w:rPr>
              <w:t>AMOUNT&gt;string&lt;/AMOUNT&gt;</w:t>
            </w:r>
          </w:p>
          <w:p w:rsidR="00A60D07" w:rsidRDefault="00A60D07" w:rsidP="000119FF">
            <w:pPr>
              <w:widowControl/>
              <w:suppressAutoHyphens w:val="0"/>
              <w:autoSpaceDN w:val="0"/>
              <w:adjustRightInd w:val="0"/>
              <w:rPr>
                <w:rFonts w:ascii="Courier New" w:hAnsi="Courier New" w:cs="Courier New"/>
                <w:b/>
                <w:bCs/>
                <w:color w:val="000000"/>
                <w:sz w:val="20"/>
                <w:szCs w:val="20"/>
                <w:lang w:eastAsia="en-US"/>
              </w:rPr>
            </w:pPr>
            <w:r>
              <w:rPr>
                <w:rFonts w:ascii="Courier New" w:hAnsi="Courier New" w:cs="Courier New"/>
                <w:color w:val="000000"/>
                <w:sz w:val="20"/>
                <w:szCs w:val="20"/>
                <w:lang w:eastAsia="en-US"/>
              </w:rPr>
              <w:t xml:space="preserve">  </w:t>
            </w:r>
            <w:r>
              <w:rPr>
                <w:rFonts w:ascii="Courier New" w:hAnsi="Courier New" w:cs="Courier New"/>
                <w:b/>
                <w:bCs/>
                <w:color w:val="000000"/>
                <w:sz w:val="20"/>
                <w:szCs w:val="20"/>
                <w:lang w:eastAsia="en-US"/>
              </w:rPr>
              <w:t>&lt;PAYMENTID&gt;NA&lt;/PAYMENTID&gt;</w:t>
            </w:r>
          </w:p>
          <w:p w:rsidR="00A60D07" w:rsidRDefault="00A60D07" w:rsidP="000119FF">
            <w:pPr>
              <w:widowControl/>
              <w:suppressAutoHyphens w:val="0"/>
              <w:autoSpaceDN w:val="0"/>
              <w:adjustRightInd w:val="0"/>
              <w:ind w:left="240"/>
              <w:rPr>
                <w:rFonts w:ascii="Courier" w:hAnsi="Courier" w:cs="Courier"/>
                <w:b/>
                <w:bCs/>
                <w:color w:val="800000"/>
                <w:sz w:val="20"/>
                <w:szCs w:val="20"/>
                <w:lang w:eastAsia="en-US"/>
              </w:rPr>
            </w:pPr>
            <w:r>
              <w:rPr>
                <w:rFonts w:ascii="Courier" w:hAnsi="Courier" w:cs="Courier"/>
                <w:b/>
                <w:bCs/>
                <w:color w:val="800000"/>
                <w:sz w:val="20"/>
                <w:szCs w:val="20"/>
                <w:lang w:eastAsia="en-US"/>
              </w:rPr>
              <w:t>&lt;ERRCODE&gt;-1&lt;/ERRCODE&gt;</w:t>
            </w:r>
          </w:p>
          <w:p w:rsidR="00A60D07" w:rsidRDefault="00A60D07" w:rsidP="000119FF">
            <w:pPr>
              <w:widowControl/>
              <w:suppressAutoHyphens w:val="0"/>
              <w:autoSpaceDN w:val="0"/>
              <w:adjustRightInd w:val="0"/>
              <w:ind w:left="240"/>
              <w:rPr>
                <w:rFonts w:ascii="Courier" w:hAnsi="Courier" w:cs="Courier"/>
                <w:b/>
                <w:bCs/>
                <w:color w:val="000000"/>
                <w:sz w:val="20"/>
                <w:szCs w:val="20"/>
                <w:lang w:eastAsia="en-US"/>
              </w:rPr>
            </w:pPr>
            <w:r>
              <w:rPr>
                <w:rFonts w:ascii="Courier" w:hAnsi="Courier" w:cs="Courier"/>
                <w:b/>
                <w:bCs/>
                <w:color w:val="000000"/>
                <w:sz w:val="20"/>
                <w:szCs w:val="20"/>
                <w:lang w:eastAsia="en-US"/>
              </w:rPr>
              <w:t>&lt;MESSAGE&gt;message&lt;/MESSAGE&gt;</w:t>
            </w:r>
          </w:p>
          <w:p w:rsidR="00A60D07" w:rsidRDefault="00A60D07" w:rsidP="000119FF">
            <w:pPr>
              <w:widowControl/>
              <w:suppressAutoHyphens w:val="0"/>
              <w:autoSpaceDN w:val="0"/>
              <w:adjustRightInd w:val="0"/>
              <w:ind w:left="240"/>
              <w:rPr>
                <w:rFonts w:ascii="Courier" w:hAnsi="Courier" w:cs="Courier"/>
                <w:b/>
                <w:bCs/>
                <w:color w:val="000000"/>
                <w:sz w:val="20"/>
                <w:szCs w:val="20"/>
                <w:lang w:eastAsia="en-US"/>
              </w:rPr>
            </w:pPr>
            <w:r>
              <w:rPr>
                <w:rFonts w:ascii="Courier" w:hAnsi="Courier" w:cs="Courier"/>
                <w:b/>
                <w:bCs/>
                <w:color w:val="000000"/>
                <w:sz w:val="20"/>
                <w:szCs w:val="20"/>
                <w:lang w:eastAsia="en-US"/>
              </w:rPr>
              <w:t>&lt;MINVAL&gt;0&lt;/MINVAL&gt;</w:t>
            </w:r>
          </w:p>
          <w:p w:rsidR="00A60D07" w:rsidRDefault="00A60D07" w:rsidP="000119FF">
            <w:pPr>
              <w:widowControl/>
              <w:suppressAutoHyphens w:val="0"/>
              <w:autoSpaceDN w:val="0"/>
              <w:adjustRightInd w:val="0"/>
              <w:ind w:left="240"/>
              <w:rPr>
                <w:rFonts w:ascii="Courier" w:hAnsi="Courier" w:cs="Courier"/>
                <w:b/>
                <w:bCs/>
                <w:color w:val="000000"/>
                <w:sz w:val="20"/>
                <w:szCs w:val="20"/>
                <w:lang w:eastAsia="en-US"/>
              </w:rPr>
            </w:pPr>
            <w:r>
              <w:rPr>
                <w:rFonts w:ascii="Courier" w:hAnsi="Courier" w:cs="Courier"/>
                <w:b/>
                <w:bCs/>
                <w:color w:val="000000"/>
                <w:sz w:val="20"/>
                <w:szCs w:val="20"/>
                <w:lang w:eastAsia="en-US"/>
              </w:rPr>
              <w:t>&lt;MAXVAL&gt;10&lt;/MAXVAL&gt;</w:t>
            </w:r>
          </w:p>
          <w:p w:rsidR="00A60D07" w:rsidRDefault="00A60D07" w:rsidP="000119FF">
            <w:pPr>
              <w:widowControl/>
              <w:tabs>
                <w:tab w:val="left" w:pos="-720"/>
                <w:tab w:val="left" w:pos="0"/>
                <w:tab w:val="left" w:pos="720"/>
                <w:tab w:val="left" w:pos="1440"/>
                <w:tab w:val="left" w:pos="2160"/>
                <w:tab w:val="left" w:pos="2880"/>
                <w:tab w:val="left" w:pos="3600"/>
                <w:tab w:val="left" w:pos="4320"/>
              </w:tabs>
              <w:suppressAutoHyphens w:val="0"/>
              <w:autoSpaceDN w:val="0"/>
              <w:adjustRightInd w:val="0"/>
              <w:rPr>
                <w:rFonts w:ascii="Arial" w:hAnsi="Arial" w:cs="Arial"/>
                <w:color w:val="000000"/>
                <w:sz w:val="20"/>
                <w:szCs w:val="20"/>
                <w:lang w:eastAsia="en-US"/>
              </w:rPr>
            </w:pPr>
            <w:r>
              <w:rPr>
                <w:rFonts w:ascii="Arial" w:hAnsi="Arial" w:cs="Arial"/>
                <w:color w:val="000000"/>
                <w:sz w:val="20"/>
                <w:szCs w:val="20"/>
                <w:lang w:eastAsia="en-US"/>
              </w:rPr>
              <w:t xml:space="preserve">  &lt;/ERECHARG</w:t>
            </w:r>
            <w:r w:rsidRPr="00616541">
              <w:rPr>
                <w:rFonts w:ascii="Arial" w:hAnsi="Arial" w:cs="Arial"/>
                <w:color w:val="000000"/>
                <w:sz w:val="20"/>
                <w:szCs w:val="20"/>
                <w:lang w:eastAsia="en-US"/>
              </w:rPr>
              <w:t>E&gt;</w:t>
            </w:r>
          </w:p>
          <w:p w:rsidR="00A60D07" w:rsidRDefault="00A60D07" w:rsidP="000119FF">
            <w:pPr>
              <w:widowControl/>
              <w:snapToGrid w:val="0"/>
              <w:spacing w:line="240" w:lineRule="atLeast"/>
              <w:rPr>
                <w:rFonts w:ascii="Arial" w:hAnsi="Arial"/>
                <w:bCs/>
                <w:color w:val="1F497D"/>
                <w:szCs w:val="26"/>
              </w:rPr>
            </w:pPr>
          </w:p>
          <w:p w:rsidR="00A60D07" w:rsidRDefault="00A60D07" w:rsidP="000119FF">
            <w:pPr>
              <w:widowControl/>
              <w:snapToGrid w:val="0"/>
              <w:spacing w:line="240" w:lineRule="atLeast"/>
              <w:rPr>
                <w:rFonts w:ascii="Arial" w:hAnsi="Arial"/>
                <w:bCs/>
                <w:color w:val="1F497D"/>
                <w:szCs w:val="26"/>
              </w:rPr>
            </w:pPr>
          </w:p>
          <w:p w:rsidR="00A60D07" w:rsidRPr="00A21D95" w:rsidRDefault="00A60D07" w:rsidP="000119FF">
            <w:pPr>
              <w:widowControl/>
              <w:snapToGrid w:val="0"/>
              <w:spacing w:line="240" w:lineRule="atLeast"/>
              <w:rPr>
                <w:rFonts w:ascii="Arial" w:hAnsi="Arial"/>
                <w:b/>
                <w:bCs/>
                <w:color w:val="1F497D"/>
                <w:szCs w:val="26"/>
              </w:rPr>
            </w:pPr>
            <w:r w:rsidRPr="00A21D95">
              <w:rPr>
                <w:rFonts w:ascii="Arial" w:hAnsi="Arial"/>
                <w:b/>
                <w:bCs/>
                <w:color w:val="1F497D"/>
                <w:szCs w:val="26"/>
              </w:rPr>
              <w:t>Credit Card Identification Logic:-</w:t>
            </w:r>
          </w:p>
          <w:p w:rsidR="00A60D07" w:rsidRDefault="00A60D07" w:rsidP="000119FF">
            <w:pPr>
              <w:widowControl/>
              <w:snapToGrid w:val="0"/>
              <w:spacing w:line="240" w:lineRule="atLeast"/>
              <w:rPr>
                <w:rFonts w:ascii="Arial" w:hAnsi="Arial"/>
                <w:bCs/>
                <w:color w:val="1F497D"/>
                <w:szCs w:val="26"/>
              </w:rPr>
            </w:pPr>
          </w:p>
          <w:p w:rsidR="00A60D07" w:rsidRDefault="00A60D07" w:rsidP="000119FF">
            <w:pPr>
              <w:widowControl/>
              <w:snapToGrid w:val="0"/>
              <w:spacing w:line="240" w:lineRule="atLeast"/>
              <w:rPr>
                <w:rFonts w:ascii="Arial" w:hAnsi="Arial"/>
                <w:bCs/>
                <w:color w:val="1F497D"/>
                <w:szCs w:val="26"/>
              </w:rPr>
            </w:pPr>
            <w:r>
              <w:rPr>
                <w:rFonts w:ascii="Arial" w:hAnsi="Arial" w:cs="Arial"/>
                <w:color w:val="000000"/>
                <w:sz w:val="20"/>
                <w:szCs w:val="20"/>
                <w:lang w:eastAsia="en-US"/>
              </w:rPr>
              <w:t>Credit cards can be identified as below:</w:t>
            </w:r>
            <w:r>
              <w:rPr>
                <w:rFonts w:ascii="Tms Rmn" w:hAnsi="Tms Rmn" w:cs="Tms Rmn"/>
                <w:color w:val="000000"/>
                <w:sz w:val="24"/>
                <w:szCs w:val="24"/>
                <w:lang w:eastAsia="en-US"/>
              </w:rPr>
              <w:br/>
            </w:r>
            <w:r w:rsidR="00805E07">
              <w:rPr>
                <w:rFonts w:ascii="Tms Rmn" w:hAnsi="Tms Rmn" w:cs="Tms Rmn"/>
                <w:noProof/>
                <w:color w:val="000000"/>
                <w:sz w:val="24"/>
                <w:szCs w:val="24"/>
                <w:lang w:eastAsia="en-US"/>
              </w:rPr>
              <w:drawing>
                <wp:inline distT="0" distB="0" distL="0" distR="0">
                  <wp:extent cx="2657475" cy="1343025"/>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2657475" cy="1343025"/>
                          </a:xfrm>
                          <a:prstGeom prst="rect">
                            <a:avLst/>
                          </a:prstGeom>
                          <a:noFill/>
                          <a:ln w="9525">
                            <a:noFill/>
                            <a:miter lim="800000"/>
                            <a:headEnd/>
                            <a:tailEnd/>
                          </a:ln>
                        </pic:spPr>
                      </pic:pic>
                    </a:graphicData>
                  </a:graphic>
                </wp:inline>
              </w:drawing>
            </w:r>
          </w:p>
          <w:p w:rsidR="00A60D07" w:rsidRDefault="00A60D07" w:rsidP="000119FF">
            <w:pPr>
              <w:widowControl/>
              <w:snapToGrid w:val="0"/>
              <w:spacing w:line="240" w:lineRule="atLeast"/>
              <w:rPr>
                <w:rFonts w:ascii="Arial" w:hAnsi="Arial"/>
                <w:bCs/>
                <w:color w:val="1F497D"/>
                <w:szCs w:val="26"/>
              </w:rPr>
            </w:pPr>
          </w:p>
          <w:p w:rsidR="00A60D07" w:rsidRDefault="00A60D07" w:rsidP="000119FF">
            <w:pPr>
              <w:widowControl/>
              <w:snapToGrid w:val="0"/>
              <w:spacing w:line="240" w:lineRule="atLeast"/>
              <w:rPr>
                <w:rFonts w:ascii="Arial" w:hAnsi="Arial"/>
                <w:bCs/>
                <w:color w:val="1F497D"/>
                <w:szCs w:val="26"/>
              </w:rPr>
            </w:pPr>
          </w:p>
          <w:p w:rsidR="00A60D07" w:rsidRDefault="00A60D07" w:rsidP="000119FF">
            <w:pPr>
              <w:widowControl/>
              <w:snapToGrid w:val="0"/>
              <w:spacing w:line="240" w:lineRule="atLeast"/>
              <w:rPr>
                <w:rFonts w:ascii="Arial" w:hAnsi="Arial"/>
                <w:bCs/>
                <w:color w:val="1F497D"/>
                <w:szCs w:val="26"/>
              </w:rPr>
            </w:pPr>
          </w:p>
          <w:p w:rsidR="00A60D07" w:rsidRDefault="00A60D07" w:rsidP="000119FF">
            <w:pPr>
              <w:widowControl/>
              <w:snapToGrid w:val="0"/>
              <w:spacing w:line="240" w:lineRule="atLeast"/>
              <w:rPr>
                <w:rFonts w:ascii="Arial" w:hAnsi="Arial"/>
                <w:bCs/>
                <w:color w:val="1F497D"/>
                <w:szCs w:val="26"/>
              </w:rPr>
            </w:pPr>
          </w:p>
          <w:p w:rsidR="00A60D07" w:rsidRDefault="00A60D07" w:rsidP="000119FF">
            <w:pPr>
              <w:widowControl/>
              <w:snapToGrid w:val="0"/>
              <w:spacing w:line="240" w:lineRule="atLeast"/>
              <w:rPr>
                <w:rFonts w:ascii="Arial" w:hAnsi="Arial"/>
                <w:bCs/>
                <w:color w:val="1F497D"/>
                <w:szCs w:val="26"/>
              </w:rPr>
            </w:pPr>
          </w:p>
          <w:p w:rsidR="00A60D07" w:rsidRDefault="00A60D07" w:rsidP="000119FF">
            <w:pPr>
              <w:widowControl/>
              <w:snapToGrid w:val="0"/>
              <w:spacing w:line="240" w:lineRule="atLeast"/>
              <w:rPr>
                <w:rFonts w:ascii="Arial" w:hAnsi="Arial"/>
                <w:bCs/>
                <w:color w:val="1F497D"/>
                <w:szCs w:val="26"/>
              </w:rPr>
            </w:pPr>
            <w:r>
              <w:rPr>
                <w:rFonts w:ascii="Arial" w:hAnsi="Arial"/>
                <w:bCs/>
                <w:color w:val="1F497D"/>
                <w:szCs w:val="26"/>
              </w:rPr>
              <w:t>PACE-Bill Desk Interface</w:t>
            </w:r>
          </w:p>
          <w:p w:rsidR="00A60D07" w:rsidRDefault="00A60D07" w:rsidP="000119FF">
            <w:pPr>
              <w:widowControl/>
              <w:snapToGrid w:val="0"/>
              <w:spacing w:line="240" w:lineRule="atLeast"/>
              <w:rPr>
                <w:rFonts w:ascii="Arial" w:hAnsi="Arial"/>
                <w:bCs/>
                <w:color w:val="1F497D"/>
                <w:szCs w:val="26"/>
              </w:rPr>
            </w:pPr>
          </w:p>
          <w:p w:rsidR="00A60D07" w:rsidRDefault="00A60D07" w:rsidP="000119FF">
            <w:pPr>
              <w:widowControl/>
              <w:snapToGrid w:val="0"/>
              <w:spacing w:line="240" w:lineRule="atLeast"/>
              <w:rPr>
                <w:rFonts w:ascii="Arial" w:hAnsi="Arial"/>
                <w:bCs/>
                <w:color w:val="1F497D"/>
                <w:szCs w:val="26"/>
              </w:rPr>
            </w:pPr>
            <w:r w:rsidRPr="00940A42">
              <w:rPr>
                <w:rFonts w:ascii="Arial" w:hAnsi="Arial"/>
                <w:bCs/>
                <w:color w:val="1F497D"/>
                <w:szCs w:val="26"/>
              </w:rPr>
              <w:object w:dxaOrig="1536" w:dyaOrig="994">
                <v:shape id="_x0000_i1026" type="#_x0000_t75" style="width:76.5pt;height:49.5pt" o:ole="">
                  <v:imagedata r:id="rId16" o:title=""/>
                </v:shape>
                <o:OLEObject Type="Embed" ProgID="AcroExch.Document.11" ShapeID="_x0000_i1026" DrawAspect="Icon" ObjectID="_1489389214" r:id="rId17"/>
              </w:object>
            </w:r>
          </w:p>
          <w:p w:rsidR="00A60D07" w:rsidRDefault="00A60D07" w:rsidP="000119FF">
            <w:pPr>
              <w:widowControl/>
              <w:snapToGrid w:val="0"/>
              <w:spacing w:line="240" w:lineRule="atLeast"/>
              <w:rPr>
                <w:rFonts w:ascii="Arial" w:hAnsi="Arial"/>
                <w:bCs/>
                <w:color w:val="1F497D"/>
                <w:szCs w:val="26"/>
              </w:rPr>
            </w:pPr>
          </w:p>
          <w:p w:rsidR="00A60D07" w:rsidRDefault="00A60D07" w:rsidP="000119FF">
            <w:pPr>
              <w:widowControl/>
              <w:snapToGrid w:val="0"/>
              <w:spacing w:line="240" w:lineRule="atLeast"/>
              <w:rPr>
                <w:rFonts w:ascii="Arial" w:hAnsi="Arial"/>
                <w:bCs/>
                <w:color w:val="1F497D"/>
                <w:szCs w:val="26"/>
              </w:rPr>
            </w:pPr>
            <w:r w:rsidRPr="00940A42">
              <w:rPr>
                <w:rFonts w:ascii="Arial" w:hAnsi="Arial"/>
                <w:bCs/>
                <w:color w:val="1F497D"/>
                <w:szCs w:val="26"/>
              </w:rPr>
              <w:object w:dxaOrig="1536" w:dyaOrig="994">
                <v:shape id="_x0000_i1027" type="#_x0000_t75" style="width:76.5pt;height:49.5pt" o:ole="">
                  <v:imagedata r:id="rId18" o:title=""/>
                </v:shape>
                <o:OLEObject Type="Embed" ProgID="Package" ShapeID="_x0000_i1027" DrawAspect="Icon" ObjectID="_1489389215" r:id="rId19"/>
              </w:object>
            </w:r>
          </w:p>
          <w:p w:rsidR="00A60D07" w:rsidRDefault="00A60D07" w:rsidP="000119FF">
            <w:pPr>
              <w:widowControl/>
              <w:snapToGrid w:val="0"/>
              <w:spacing w:line="240" w:lineRule="atLeast"/>
              <w:rPr>
                <w:rFonts w:ascii="Arial" w:hAnsi="Arial"/>
                <w:bCs/>
                <w:color w:val="1F497D"/>
                <w:szCs w:val="26"/>
              </w:rPr>
            </w:pPr>
          </w:p>
          <w:p w:rsidR="00A60D07" w:rsidRDefault="00A60D07" w:rsidP="000119FF">
            <w:pPr>
              <w:widowControl/>
              <w:snapToGrid w:val="0"/>
              <w:spacing w:line="240" w:lineRule="atLeast"/>
              <w:rPr>
                <w:rFonts w:ascii="Arial" w:hAnsi="Arial"/>
                <w:bCs/>
                <w:color w:val="1F497D"/>
                <w:szCs w:val="26"/>
              </w:rPr>
            </w:pPr>
          </w:p>
          <w:p w:rsidR="00A60D07" w:rsidRPr="00C817D6" w:rsidRDefault="00A60D07" w:rsidP="000119FF">
            <w:pPr>
              <w:widowControl/>
              <w:snapToGrid w:val="0"/>
              <w:spacing w:line="240" w:lineRule="atLeast"/>
              <w:rPr>
                <w:rFonts w:ascii="Arial" w:hAnsi="Arial"/>
                <w:bCs/>
                <w:color w:val="1F497D"/>
                <w:szCs w:val="26"/>
              </w:rPr>
            </w:pPr>
          </w:p>
          <w:p w:rsidR="00A60D07" w:rsidRDefault="00A60D07" w:rsidP="000119FF">
            <w:pPr>
              <w:widowControl/>
              <w:spacing w:line="240" w:lineRule="atLeast"/>
              <w:ind w:left="360" w:right="144"/>
              <w:jc w:val="both"/>
              <w:rPr>
                <w:rFonts w:ascii="Arial" w:hAnsi="Arial" w:cs="Arial"/>
                <w:color w:val="000000"/>
                <w:szCs w:val="24"/>
              </w:rPr>
            </w:pPr>
          </w:p>
        </w:tc>
      </w:tr>
      <w:tr w:rsidR="00A60D07" w:rsidTr="000119FF">
        <w:trPr>
          <w:trHeight w:val="450"/>
        </w:trPr>
        <w:tc>
          <w:tcPr>
            <w:tcW w:w="9594" w:type="dxa"/>
            <w:shd w:val="clear" w:color="auto" w:fill="auto"/>
            <w:vAlign w:val="center"/>
          </w:tcPr>
          <w:p w:rsidR="00A60D07" w:rsidRDefault="00A60D07" w:rsidP="000119FF">
            <w:pPr>
              <w:snapToGrid w:val="0"/>
              <w:ind w:right="144"/>
              <w:jc w:val="both"/>
              <w:rPr>
                <w:rFonts w:ascii="Arial" w:hAnsi="Arial" w:cs="Arial"/>
                <w:szCs w:val="24"/>
              </w:rPr>
            </w:pPr>
          </w:p>
        </w:tc>
      </w:tr>
    </w:tbl>
    <w:p w:rsidR="00A60D07" w:rsidRDefault="00A60D07" w:rsidP="00A60D07">
      <w:bookmarkStart w:id="25" w:name="_External_Interface_Specifications"/>
      <w:bookmarkEnd w:id="25"/>
    </w:p>
    <w:p w:rsidR="00A60D07" w:rsidRDefault="00A60D07" w:rsidP="00A60D07">
      <w:pPr>
        <w:widowControl/>
        <w:snapToGrid w:val="0"/>
        <w:spacing w:line="240" w:lineRule="atLeast"/>
        <w:rPr>
          <w:rFonts w:ascii="Arial" w:hAnsi="Arial"/>
          <w:b/>
          <w:bCs/>
          <w:color w:val="1F497D"/>
          <w:sz w:val="24"/>
          <w:szCs w:val="26"/>
        </w:rPr>
      </w:pPr>
      <w:r>
        <w:rPr>
          <w:rFonts w:ascii="Arial" w:hAnsi="Arial"/>
          <w:b/>
          <w:bCs/>
          <w:color w:val="000000"/>
          <w:sz w:val="20"/>
          <w:szCs w:val="26"/>
        </w:rPr>
        <w:t>3.3</w:t>
      </w:r>
      <w:r>
        <w:rPr>
          <w:rFonts w:ascii="Arial" w:hAnsi="Arial"/>
          <w:b/>
          <w:bCs/>
          <w:color w:val="1F497D"/>
          <w:sz w:val="20"/>
          <w:szCs w:val="26"/>
        </w:rPr>
        <w:t xml:space="preserve">   </w:t>
      </w:r>
      <w:r>
        <w:rPr>
          <w:rFonts w:ascii="Arial" w:hAnsi="Arial"/>
          <w:b/>
          <w:bCs/>
          <w:color w:val="1F497D"/>
          <w:sz w:val="24"/>
          <w:szCs w:val="26"/>
        </w:rPr>
        <w:t>User Interface</w:t>
      </w:r>
    </w:p>
    <w:p w:rsidR="00A60D07" w:rsidRDefault="00A60D07" w:rsidP="00A60D07">
      <w:pPr>
        <w:widowControl/>
        <w:snapToGrid w:val="0"/>
        <w:spacing w:line="240" w:lineRule="atLeast"/>
        <w:rPr>
          <w:rFonts w:ascii="Arial" w:hAnsi="Arial"/>
          <w:b/>
          <w:bCs/>
          <w:color w:val="1F497D"/>
          <w:sz w:val="24"/>
          <w:szCs w:val="26"/>
        </w:rPr>
      </w:pPr>
    </w:p>
    <w:tbl>
      <w:tblPr>
        <w:tblW w:w="0" w:type="auto"/>
        <w:tblInd w:w="8" w:type="dxa"/>
        <w:tblLayout w:type="fixed"/>
        <w:tblCellMar>
          <w:left w:w="0" w:type="dxa"/>
          <w:right w:w="0" w:type="dxa"/>
        </w:tblCellMar>
        <w:tblLook w:val="0000"/>
      </w:tblPr>
      <w:tblGrid>
        <w:gridCol w:w="9675"/>
      </w:tblGrid>
      <w:tr w:rsidR="00A60D07" w:rsidTr="000119FF">
        <w:trPr>
          <w:trHeight w:val="87"/>
        </w:trPr>
        <w:tc>
          <w:tcPr>
            <w:tcW w:w="9675" w:type="dxa"/>
            <w:shd w:val="clear" w:color="auto" w:fill="auto"/>
            <w:vAlign w:val="center"/>
          </w:tcPr>
          <w:p w:rsidR="00A60D07" w:rsidRDefault="00A60D07" w:rsidP="000119FF">
            <w:pPr>
              <w:pStyle w:val="StyleHeading2Arial"/>
              <w:snapToGrid w:val="0"/>
              <w:ind w:left="576"/>
            </w:pPr>
          </w:p>
        </w:tc>
      </w:tr>
      <w:tr w:rsidR="00A60D07" w:rsidTr="000119FF">
        <w:trPr>
          <w:trHeight w:val="450"/>
        </w:trPr>
        <w:tc>
          <w:tcPr>
            <w:tcW w:w="9675" w:type="dxa"/>
            <w:shd w:val="clear" w:color="auto" w:fill="auto"/>
            <w:vAlign w:val="center"/>
          </w:tcPr>
          <w:p w:rsidR="00A60D07" w:rsidRDefault="00A60D07" w:rsidP="000119FF">
            <w:pPr>
              <w:snapToGrid w:val="0"/>
              <w:ind w:right="144"/>
              <w:jc w:val="both"/>
              <w:rPr>
                <w:iCs/>
                <w:color w:val="C0C0C0"/>
              </w:rPr>
            </w:pPr>
          </w:p>
          <w:p w:rsidR="00A60D07" w:rsidRDefault="00A60D07" w:rsidP="000119FF">
            <w:pPr>
              <w:ind w:right="144"/>
              <w:jc w:val="both"/>
              <w:rPr>
                <w:rFonts w:ascii="Arial" w:hAnsi="Arial" w:cs="Arial"/>
              </w:rPr>
            </w:pPr>
          </w:p>
        </w:tc>
      </w:tr>
    </w:tbl>
    <w:p w:rsidR="00A60D07" w:rsidRDefault="00A60D07" w:rsidP="00A60D07">
      <w:pPr>
        <w:widowControl/>
        <w:snapToGrid w:val="0"/>
        <w:spacing w:line="240" w:lineRule="atLeast"/>
        <w:rPr>
          <w:rFonts w:ascii="Arial" w:hAnsi="Arial"/>
          <w:b/>
          <w:bCs/>
          <w:color w:val="1F497D"/>
          <w:sz w:val="24"/>
          <w:szCs w:val="26"/>
        </w:rPr>
      </w:pPr>
      <w:r>
        <w:rPr>
          <w:rFonts w:ascii="Arial" w:hAnsi="Arial"/>
          <w:b/>
          <w:bCs/>
          <w:color w:val="000000"/>
          <w:sz w:val="20"/>
          <w:szCs w:val="26"/>
        </w:rPr>
        <w:t>3.4</w:t>
      </w:r>
      <w:r>
        <w:rPr>
          <w:rFonts w:ascii="Arial" w:hAnsi="Arial"/>
          <w:b/>
          <w:bCs/>
          <w:color w:val="1F497D"/>
          <w:sz w:val="20"/>
          <w:szCs w:val="26"/>
        </w:rPr>
        <w:t xml:space="preserve">   </w:t>
      </w:r>
      <w:r>
        <w:rPr>
          <w:rFonts w:ascii="Arial" w:hAnsi="Arial"/>
          <w:b/>
          <w:bCs/>
          <w:color w:val="1F497D"/>
          <w:sz w:val="24"/>
          <w:szCs w:val="26"/>
        </w:rPr>
        <w:t>System Sizing Assumptions</w:t>
      </w:r>
    </w:p>
    <w:p w:rsidR="00A60D07" w:rsidRDefault="00A60D07" w:rsidP="00A60D07"/>
    <w:tbl>
      <w:tblPr>
        <w:tblW w:w="0" w:type="auto"/>
        <w:tblInd w:w="8" w:type="dxa"/>
        <w:tblLayout w:type="fixed"/>
        <w:tblCellMar>
          <w:left w:w="0" w:type="dxa"/>
          <w:right w:w="0" w:type="dxa"/>
        </w:tblCellMar>
        <w:tblLook w:val="0000"/>
      </w:tblPr>
      <w:tblGrid>
        <w:gridCol w:w="9675"/>
      </w:tblGrid>
      <w:tr w:rsidR="00A60D07" w:rsidTr="000119FF">
        <w:trPr>
          <w:trHeight w:val="87"/>
        </w:trPr>
        <w:tc>
          <w:tcPr>
            <w:tcW w:w="9675" w:type="dxa"/>
            <w:shd w:val="clear" w:color="auto" w:fill="auto"/>
            <w:vAlign w:val="center"/>
          </w:tcPr>
          <w:p w:rsidR="00A60D07" w:rsidRDefault="00A60D07" w:rsidP="000119FF">
            <w:pPr>
              <w:pStyle w:val="StyleHeading2Arial"/>
              <w:snapToGrid w:val="0"/>
              <w:ind w:left="576"/>
            </w:pPr>
          </w:p>
        </w:tc>
      </w:tr>
    </w:tbl>
    <w:p w:rsidR="00A60D07" w:rsidRDefault="00A60D07" w:rsidP="00A60D07"/>
    <w:p w:rsidR="00A60D07" w:rsidRDefault="00A60D07" w:rsidP="00A60D07"/>
    <w:p w:rsidR="00A60D07" w:rsidRDefault="00A60D07" w:rsidP="00A60D07">
      <w:pPr>
        <w:widowControl/>
        <w:snapToGrid w:val="0"/>
        <w:spacing w:line="240" w:lineRule="atLeast"/>
        <w:rPr>
          <w:rFonts w:ascii="Arial" w:hAnsi="Arial"/>
          <w:b/>
          <w:bCs/>
          <w:color w:val="1F497D"/>
          <w:sz w:val="24"/>
          <w:szCs w:val="26"/>
        </w:rPr>
      </w:pPr>
      <w:r>
        <w:rPr>
          <w:rFonts w:ascii="Arial" w:hAnsi="Arial"/>
          <w:b/>
          <w:bCs/>
          <w:color w:val="000000"/>
          <w:sz w:val="20"/>
          <w:szCs w:val="26"/>
        </w:rPr>
        <w:t>3.5</w:t>
      </w:r>
      <w:r>
        <w:rPr>
          <w:rFonts w:ascii="Arial" w:hAnsi="Arial"/>
          <w:b/>
          <w:bCs/>
          <w:color w:val="1F497D"/>
          <w:sz w:val="20"/>
          <w:szCs w:val="26"/>
        </w:rPr>
        <w:t xml:space="preserve">   </w:t>
      </w:r>
      <w:r>
        <w:rPr>
          <w:rFonts w:ascii="Arial" w:hAnsi="Arial"/>
          <w:b/>
          <w:bCs/>
          <w:color w:val="1F497D"/>
          <w:sz w:val="24"/>
          <w:szCs w:val="26"/>
        </w:rPr>
        <w:t>Performance Requirements</w:t>
      </w:r>
    </w:p>
    <w:p w:rsidR="00A60D07" w:rsidRDefault="00A60D07" w:rsidP="00A60D07"/>
    <w:p w:rsidR="00A60D07" w:rsidRDefault="00A60D07" w:rsidP="00A60D07">
      <w:pPr>
        <w:jc w:val="both"/>
      </w:pPr>
    </w:p>
    <w:p w:rsidR="00A60D07" w:rsidRDefault="00A60D07" w:rsidP="00A60D07"/>
    <w:tbl>
      <w:tblPr>
        <w:tblW w:w="0" w:type="auto"/>
        <w:tblInd w:w="8" w:type="dxa"/>
        <w:tblLayout w:type="fixed"/>
        <w:tblCellMar>
          <w:left w:w="0" w:type="dxa"/>
          <w:right w:w="0" w:type="dxa"/>
        </w:tblCellMar>
        <w:tblLook w:val="0000"/>
      </w:tblPr>
      <w:tblGrid>
        <w:gridCol w:w="9675"/>
      </w:tblGrid>
      <w:tr w:rsidR="00A60D07" w:rsidTr="000119FF">
        <w:trPr>
          <w:trHeight w:val="87"/>
        </w:trPr>
        <w:tc>
          <w:tcPr>
            <w:tcW w:w="9675" w:type="dxa"/>
            <w:shd w:val="clear" w:color="auto" w:fill="auto"/>
            <w:vAlign w:val="center"/>
          </w:tcPr>
          <w:p w:rsidR="00A60D07" w:rsidRDefault="00A60D07" w:rsidP="000119FF">
            <w:pPr>
              <w:pStyle w:val="StyleHeading2Arial"/>
              <w:snapToGrid w:val="0"/>
              <w:ind w:left="576" w:hanging="576"/>
            </w:pPr>
          </w:p>
        </w:tc>
      </w:tr>
    </w:tbl>
    <w:p w:rsidR="00A60D07" w:rsidRDefault="00A60D07" w:rsidP="00A60D07">
      <w:pPr>
        <w:widowControl/>
        <w:snapToGrid w:val="0"/>
        <w:spacing w:line="240" w:lineRule="atLeast"/>
        <w:rPr>
          <w:rFonts w:ascii="Arial" w:hAnsi="Arial"/>
          <w:b/>
          <w:bCs/>
          <w:color w:val="1F497D"/>
          <w:sz w:val="24"/>
          <w:szCs w:val="26"/>
        </w:rPr>
      </w:pPr>
      <w:r>
        <w:rPr>
          <w:rFonts w:ascii="Arial" w:hAnsi="Arial"/>
          <w:b/>
          <w:bCs/>
          <w:color w:val="000000"/>
          <w:sz w:val="20"/>
          <w:szCs w:val="26"/>
        </w:rPr>
        <w:t>3.6</w:t>
      </w:r>
      <w:r>
        <w:rPr>
          <w:rFonts w:ascii="Arial" w:hAnsi="Arial"/>
          <w:b/>
          <w:bCs/>
          <w:color w:val="1F497D"/>
          <w:sz w:val="20"/>
          <w:szCs w:val="26"/>
        </w:rPr>
        <w:t xml:space="preserve">   </w:t>
      </w:r>
      <w:r>
        <w:rPr>
          <w:rFonts w:ascii="Arial" w:hAnsi="Arial"/>
          <w:b/>
          <w:bCs/>
          <w:color w:val="1F497D"/>
          <w:sz w:val="24"/>
          <w:szCs w:val="26"/>
        </w:rPr>
        <w:t>Attributes</w:t>
      </w:r>
    </w:p>
    <w:p w:rsidR="00A60D07" w:rsidRDefault="00A60D07" w:rsidP="00A60D07">
      <w:pPr>
        <w:widowControl/>
        <w:snapToGrid w:val="0"/>
        <w:spacing w:line="240" w:lineRule="atLeast"/>
        <w:rPr>
          <w:rFonts w:ascii="Arial" w:hAnsi="Arial" w:cs="Arial"/>
          <w:b/>
        </w:rPr>
      </w:pPr>
      <w:r>
        <w:rPr>
          <w:rFonts w:ascii="Arial" w:hAnsi="Arial" w:cs="Arial"/>
          <w:b/>
        </w:rPr>
        <w:t>Availability</w:t>
      </w:r>
    </w:p>
    <w:p w:rsidR="00A60D07" w:rsidRDefault="00A60D07" w:rsidP="00A60D07">
      <w:pPr>
        <w:widowControl/>
        <w:snapToGrid w:val="0"/>
        <w:spacing w:line="240" w:lineRule="atLeast"/>
        <w:rPr>
          <w:rFonts w:ascii="Arial" w:hAnsi="Arial" w:cs="Arial"/>
          <w:b/>
        </w:rPr>
      </w:pPr>
    </w:p>
    <w:p w:rsidR="00A60D07" w:rsidRDefault="00A60D07" w:rsidP="00A60D07">
      <w:pPr>
        <w:widowControl/>
        <w:snapToGrid w:val="0"/>
        <w:spacing w:line="240" w:lineRule="atLeast"/>
        <w:rPr>
          <w:rFonts w:ascii="Arial" w:hAnsi="Arial" w:cs="Arial"/>
          <w:b/>
        </w:rPr>
      </w:pPr>
    </w:p>
    <w:p w:rsidR="00A60D07" w:rsidRDefault="00A60D07" w:rsidP="00A60D07">
      <w:pPr>
        <w:widowControl/>
        <w:snapToGrid w:val="0"/>
        <w:spacing w:line="240" w:lineRule="atLeast"/>
        <w:rPr>
          <w:rFonts w:ascii="Arial" w:hAnsi="Arial" w:cs="Arial"/>
          <w:b/>
        </w:rPr>
      </w:pPr>
      <w:r>
        <w:rPr>
          <w:rFonts w:ascii="Arial" w:hAnsi="Arial" w:cs="Arial"/>
          <w:b/>
        </w:rPr>
        <w:t>Security:-</w:t>
      </w:r>
    </w:p>
    <w:p w:rsidR="00A60D07" w:rsidRDefault="00A60D07" w:rsidP="00A60D07">
      <w:pPr>
        <w:widowControl/>
        <w:snapToGrid w:val="0"/>
        <w:spacing w:line="240" w:lineRule="atLeast"/>
        <w:rPr>
          <w:rFonts w:ascii="Arial" w:hAnsi="Arial" w:cs="Arial"/>
          <w:b/>
        </w:rPr>
      </w:pPr>
    </w:p>
    <w:p w:rsidR="00A60D07" w:rsidRDefault="00A60D07" w:rsidP="00A60D07">
      <w:pPr>
        <w:numPr>
          <w:ilvl w:val="0"/>
          <w:numId w:val="9"/>
        </w:numPr>
        <w:jc w:val="both"/>
        <w:rPr>
          <w:rFonts w:ascii="Arial" w:hAnsi="Arial" w:cs="Arial"/>
        </w:rPr>
      </w:pPr>
      <w:r>
        <w:rPr>
          <w:rFonts w:ascii="Arial" w:hAnsi="Arial" w:cs="Arial"/>
        </w:rPr>
        <w:t xml:space="preserve">It is as per the existing application security. </w:t>
      </w:r>
    </w:p>
    <w:p w:rsidR="00A60D07" w:rsidRPr="00580509" w:rsidRDefault="00A60D07" w:rsidP="00A60D07">
      <w:pPr>
        <w:numPr>
          <w:ilvl w:val="0"/>
          <w:numId w:val="9"/>
        </w:numPr>
        <w:jc w:val="both"/>
        <w:rPr>
          <w:rFonts w:ascii="Arial" w:hAnsi="Arial" w:cs="Arial"/>
          <w:b/>
        </w:rPr>
      </w:pPr>
      <w:r>
        <w:rPr>
          <w:rFonts w:ascii="Arial" w:hAnsi="Arial" w:cs="Arial"/>
        </w:rPr>
        <w:t xml:space="preserve">The API between IVR-PACE will have encryption of all Credit card and Debit card details as per agreed algorithm. </w:t>
      </w:r>
      <w:r w:rsidRPr="00580509">
        <w:rPr>
          <w:rFonts w:ascii="Arial" w:hAnsi="Arial" w:cs="Arial"/>
          <w:b/>
        </w:rPr>
        <w:t>Neither IVR nor PACE will store or print the credit card OR Debit card details i.e as follows:-</w:t>
      </w:r>
    </w:p>
    <w:p w:rsidR="00A60D07" w:rsidRPr="00580509" w:rsidRDefault="00A60D07" w:rsidP="00A60D07">
      <w:pPr>
        <w:ind w:left="720"/>
        <w:jc w:val="both"/>
        <w:rPr>
          <w:rFonts w:ascii="Arial" w:hAnsi="Arial" w:cs="Arial"/>
          <w:b/>
        </w:rPr>
      </w:pPr>
    </w:p>
    <w:p w:rsidR="00A60D07" w:rsidRPr="00580509" w:rsidRDefault="00A60D07" w:rsidP="00A60D07">
      <w:pPr>
        <w:ind w:left="720"/>
        <w:jc w:val="both"/>
        <w:rPr>
          <w:rFonts w:ascii="Arial" w:hAnsi="Arial" w:cs="Arial"/>
          <w:b/>
        </w:rPr>
      </w:pPr>
      <w:r w:rsidRPr="00580509">
        <w:rPr>
          <w:rFonts w:ascii="Arial" w:hAnsi="Arial" w:cs="Arial"/>
          <w:b/>
        </w:rPr>
        <w:t>a) Credit card no.</w:t>
      </w:r>
    </w:p>
    <w:p w:rsidR="00A60D07" w:rsidRPr="00580509" w:rsidRDefault="00A60D07" w:rsidP="00A60D07">
      <w:pPr>
        <w:ind w:left="720"/>
        <w:jc w:val="both"/>
        <w:rPr>
          <w:rFonts w:ascii="Arial" w:hAnsi="Arial" w:cs="Arial"/>
          <w:b/>
        </w:rPr>
      </w:pPr>
      <w:r w:rsidRPr="00580509">
        <w:rPr>
          <w:rFonts w:ascii="Arial" w:hAnsi="Arial" w:cs="Arial"/>
          <w:b/>
        </w:rPr>
        <w:t>b) CVV</w:t>
      </w:r>
    </w:p>
    <w:p w:rsidR="00A60D07" w:rsidRPr="00580509" w:rsidRDefault="00A60D07" w:rsidP="00A60D07">
      <w:pPr>
        <w:ind w:left="720"/>
        <w:jc w:val="both"/>
        <w:rPr>
          <w:ins w:id="26" w:author="Neeraj Parikh" w:date="2012-08-09T10:56:00Z"/>
          <w:rFonts w:ascii="Arial" w:hAnsi="Arial" w:cs="Arial"/>
          <w:b/>
        </w:rPr>
      </w:pPr>
      <w:r w:rsidRPr="00580509">
        <w:rPr>
          <w:rFonts w:ascii="Arial" w:hAnsi="Arial" w:cs="Arial"/>
          <w:b/>
        </w:rPr>
        <w:t>c) OTP</w:t>
      </w:r>
    </w:p>
    <w:p w:rsidR="00A60D07" w:rsidRDefault="00A60D07" w:rsidP="00A60D07">
      <w:pPr>
        <w:jc w:val="both"/>
        <w:rPr>
          <w:rFonts w:ascii="Arial" w:hAnsi="Arial" w:cs="Arial"/>
        </w:rPr>
      </w:pPr>
    </w:p>
    <w:p w:rsidR="00A60D07" w:rsidRDefault="00A60D07" w:rsidP="00A60D07">
      <w:pPr>
        <w:jc w:val="both"/>
        <w:rPr>
          <w:rFonts w:ascii="Arial" w:hAnsi="Arial" w:cs="Arial"/>
        </w:rPr>
      </w:pPr>
      <w:r>
        <w:rPr>
          <w:rFonts w:ascii="Arial" w:hAnsi="Arial" w:cs="Arial"/>
        </w:rPr>
        <w:t xml:space="preserve">    3. The API provided by Bill Desk will be responsible for encryption and security between PACE </w:t>
      </w:r>
    </w:p>
    <w:p w:rsidR="00A60D07" w:rsidRDefault="00A60D07" w:rsidP="00A60D07">
      <w:pPr>
        <w:jc w:val="both"/>
        <w:rPr>
          <w:rFonts w:ascii="Arial" w:hAnsi="Arial" w:cs="Arial"/>
        </w:rPr>
      </w:pPr>
      <w:r>
        <w:rPr>
          <w:rFonts w:ascii="Arial" w:hAnsi="Arial" w:cs="Arial"/>
        </w:rPr>
        <w:t xml:space="preserve">        &amp; Bill Desk</w:t>
      </w:r>
    </w:p>
    <w:sectPr w:rsidR="00A60D07" w:rsidSect="00940A42">
      <w:headerReference w:type="even" r:id="rId20"/>
      <w:headerReference w:type="default" r:id="rId21"/>
      <w:footerReference w:type="even" r:id="rId22"/>
      <w:footerReference w:type="default" r:id="rId23"/>
      <w:headerReference w:type="first" r:id="rId24"/>
      <w:footerReference w:type="first" r:id="rId25"/>
      <w:pgSz w:w="11906" w:h="16838"/>
      <w:pgMar w:top="1152" w:right="1152" w:bottom="1152" w:left="1152" w:header="1008" w:footer="1008" w:gutter="0"/>
      <w:pgBorders>
        <w:top w:val="single" w:sz="4" w:space="26" w:color="000000"/>
        <w:left w:val="single" w:sz="4" w:space="31" w:color="000000"/>
        <w:bottom w:val="single" w:sz="4" w:space="26" w:color="000000"/>
        <w:right w:val="single" w:sz="4" w:space="31" w:color="000000"/>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7229F" w:rsidRDefault="00B7229F">
      <w:r>
        <w:separator/>
      </w:r>
    </w:p>
  </w:endnote>
  <w:endnote w:type="continuationSeparator" w:id="1">
    <w:p w:rsidR="00B7229F" w:rsidRDefault="00B7229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20002A87" w:usb1="80000000" w:usb2="00000008" w:usb3="00000000" w:csb0="000001FF" w:csb1="00000000"/>
  </w:font>
  <w:font w:name="Arial Unicode MS">
    <w:panose1 w:val="020B0604020202020204"/>
    <w:charset w:val="80"/>
    <w:family w:val="swiss"/>
    <w:pitch w:val="variable"/>
    <w:sig w:usb0="F7FFAFFF" w:usb1="E9DFFFFF" w:usb2="0000003F" w:usb3="00000000" w:csb0="003F01FF" w:csb1="00000000"/>
  </w:font>
  <w:font w:name="Mangal">
    <w:panose1 w:val="00000400000000000000"/>
    <w:charset w:val="00"/>
    <w:family w:val="auto"/>
    <w:pitch w:val="variable"/>
    <w:sig w:usb0="00008003" w:usb1="00000000" w:usb2="00000000" w:usb3="00000000" w:csb0="00000001" w:csb1="00000000"/>
  </w:font>
  <w:font w:name="Palatino Linotype">
    <w:panose1 w:val="02040502050505030304"/>
    <w:charset w:val="00"/>
    <w:family w:val="roman"/>
    <w:pitch w:val="variable"/>
    <w:sig w:usb0="E0000387" w:usb1="40000013" w:usb2="00000000" w:usb3="00000000" w:csb0="0000019F" w:csb1="00000000"/>
  </w:font>
  <w:font w:name="MS Serif">
    <w:charset w:val="00"/>
    <w:family w:val="roman"/>
    <w:pitch w:val="variable"/>
    <w:sig w:usb0="00000000" w:usb1="00000000" w:usb2="00000000" w:usb3="00000000" w:csb0="0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20000287" w:usb1="00000000" w:usb2="00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Tms Rmn">
    <w:altName w:val="Times New Roman"/>
    <w:panose1 w:val="02020603040505020304"/>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0D07" w:rsidRDefault="00A60D07"/>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0D07" w:rsidRDefault="00B859B7">
    <w:pPr>
      <w:pStyle w:val="Footer"/>
      <w:tabs>
        <w:tab w:val="right" w:pos="9360"/>
      </w:tabs>
    </w:pPr>
    <w:r>
      <w:rPr>
        <w:rFonts w:ascii="Arial" w:hAnsi="Arial" w:cs="Arial"/>
        <w:sz w:val="16"/>
        <w:szCs w:val="16"/>
      </w:rPr>
      <w:t>V 2.0</w:t>
    </w:r>
    <w:r w:rsidR="00A60D07">
      <w:rPr>
        <w:rFonts w:ascii="Arial" w:hAnsi="Arial" w:cs="Arial"/>
        <w:sz w:val="16"/>
        <w:szCs w:val="16"/>
      </w:rPr>
      <w:tab/>
      <w:t>RTS Confidential – Sharing on Need to Know Basis</w:t>
    </w:r>
    <w:r w:rsidR="00A60D07">
      <w:rPr>
        <w:rFonts w:ascii="Arial" w:hAnsi="Arial" w:cs="Arial"/>
        <w:sz w:val="16"/>
        <w:szCs w:val="16"/>
      </w:rPr>
      <w:tab/>
      <w:t xml:space="preserve">Page: </w:t>
    </w:r>
    <w:r w:rsidR="00D10E2F">
      <w:rPr>
        <w:rStyle w:val="PageNumber"/>
        <w:rFonts w:cs="Arial"/>
        <w:sz w:val="16"/>
        <w:szCs w:val="16"/>
      </w:rPr>
      <w:fldChar w:fldCharType="begin"/>
    </w:r>
    <w:r w:rsidR="00A60D07">
      <w:rPr>
        <w:rStyle w:val="PageNumber"/>
        <w:rFonts w:cs="Arial"/>
        <w:sz w:val="16"/>
        <w:szCs w:val="16"/>
      </w:rPr>
      <w:instrText xml:space="preserve"> PAGE </w:instrText>
    </w:r>
    <w:r w:rsidR="00D10E2F">
      <w:rPr>
        <w:rStyle w:val="PageNumber"/>
        <w:rFonts w:cs="Arial"/>
        <w:sz w:val="16"/>
        <w:szCs w:val="16"/>
      </w:rPr>
      <w:fldChar w:fldCharType="separate"/>
    </w:r>
    <w:r w:rsidR="00EB5E07">
      <w:rPr>
        <w:rStyle w:val="PageNumber"/>
        <w:rFonts w:cs="Arial"/>
        <w:noProof/>
        <w:sz w:val="16"/>
        <w:szCs w:val="16"/>
      </w:rPr>
      <w:t>1</w:t>
    </w:r>
    <w:r w:rsidR="00D10E2F">
      <w:rPr>
        <w:rStyle w:val="PageNumber"/>
        <w:rFonts w:cs="Arial"/>
        <w:sz w:val="16"/>
        <w:szCs w:val="16"/>
      </w:rPr>
      <w:fldChar w:fldCharType="end"/>
    </w:r>
    <w:r w:rsidR="00A60D07">
      <w:rPr>
        <w:rStyle w:val="PageNumber"/>
        <w:rFonts w:ascii="Arial" w:hAnsi="Arial" w:cs="Arial"/>
        <w:sz w:val="16"/>
        <w:szCs w:val="16"/>
      </w:rPr>
      <w:t xml:space="preserve"> of </w:t>
    </w:r>
    <w:r w:rsidR="00D10E2F">
      <w:rPr>
        <w:rStyle w:val="PageNumber"/>
        <w:rFonts w:cs="Arial"/>
        <w:sz w:val="16"/>
        <w:szCs w:val="16"/>
      </w:rPr>
      <w:fldChar w:fldCharType="begin"/>
    </w:r>
    <w:r w:rsidR="00A60D07">
      <w:rPr>
        <w:rStyle w:val="PageNumber"/>
        <w:rFonts w:cs="Arial"/>
        <w:sz w:val="16"/>
        <w:szCs w:val="16"/>
      </w:rPr>
      <w:instrText xml:space="preserve"> NUMPAGES \*Arabic </w:instrText>
    </w:r>
    <w:r w:rsidR="00D10E2F">
      <w:rPr>
        <w:rStyle w:val="PageNumber"/>
        <w:rFonts w:cs="Arial"/>
        <w:sz w:val="16"/>
        <w:szCs w:val="16"/>
      </w:rPr>
      <w:fldChar w:fldCharType="separate"/>
    </w:r>
    <w:r w:rsidR="00EB5E07">
      <w:rPr>
        <w:rStyle w:val="PageNumber"/>
        <w:rFonts w:cs="Arial"/>
        <w:noProof/>
        <w:sz w:val="16"/>
        <w:szCs w:val="16"/>
      </w:rPr>
      <w:t>12</w:t>
    </w:r>
    <w:r w:rsidR="00D10E2F">
      <w:rPr>
        <w:rStyle w:val="PageNumber"/>
        <w:rFonts w:cs="Arial"/>
        <w:sz w:val="16"/>
        <w:szCs w:val="16"/>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0D07" w:rsidRDefault="00A60D07"/>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4D8C" w:rsidRDefault="00C44D8C"/>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4D8C" w:rsidRDefault="00C44D8C">
    <w:pPr>
      <w:pStyle w:val="Footer"/>
      <w:tabs>
        <w:tab w:val="right" w:pos="9360"/>
      </w:tabs>
    </w:pPr>
    <w:r>
      <w:rPr>
        <w:rFonts w:ascii="Arial" w:hAnsi="Arial" w:cs="Arial"/>
        <w:sz w:val="16"/>
        <w:szCs w:val="16"/>
      </w:rPr>
      <w:t xml:space="preserve">V </w:t>
    </w:r>
    <w:r w:rsidR="00B859B7">
      <w:rPr>
        <w:rFonts w:ascii="Arial" w:hAnsi="Arial" w:cs="Arial"/>
        <w:sz w:val="16"/>
        <w:szCs w:val="16"/>
      </w:rPr>
      <w:t>2</w:t>
    </w:r>
    <w:r>
      <w:rPr>
        <w:rFonts w:ascii="Arial" w:hAnsi="Arial" w:cs="Arial"/>
        <w:sz w:val="16"/>
        <w:szCs w:val="16"/>
      </w:rPr>
      <w:t>.0</w:t>
    </w:r>
    <w:r>
      <w:rPr>
        <w:rFonts w:ascii="Arial" w:hAnsi="Arial" w:cs="Arial"/>
        <w:sz w:val="16"/>
        <w:szCs w:val="16"/>
      </w:rPr>
      <w:tab/>
      <w:t xml:space="preserve">         RTS Confidential – Sharing on Need to Know Basis</w:t>
    </w:r>
    <w:r>
      <w:rPr>
        <w:rFonts w:ascii="Arial" w:hAnsi="Arial" w:cs="Arial"/>
        <w:sz w:val="16"/>
        <w:szCs w:val="16"/>
      </w:rPr>
      <w:tab/>
      <w:t xml:space="preserve">Page: </w:t>
    </w:r>
    <w:r w:rsidR="00D10E2F">
      <w:rPr>
        <w:rStyle w:val="PageNumber"/>
        <w:rFonts w:cs="Arial"/>
        <w:sz w:val="16"/>
        <w:szCs w:val="16"/>
      </w:rPr>
      <w:fldChar w:fldCharType="begin"/>
    </w:r>
    <w:r>
      <w:rPr>
        <w:rStyle w:val="PageNumber"/>
        <w:rFonts w:cs="Arial"/>
        <w:sz w:val="16"/>
        <w:szCs w:val="16"/>
      </w:rPr>
      <w:instrText xml:space="preserve"> PAGE </w:instrText>
    </w:r>
    <w:r w:rsidR="00D10E2F">
      <w:rPr>
        <w:rStyle w:val="PageNumber"/>
        <w:rFonts w:cs="Arial"/>
        <w:sz w:val="16"/>
        <w:szCs w:val="16"/>
      </w:rPr>
      <w:fldChar w:fldCharType="separate"/>
    </w:r>
    <w:r w:rsidR="00860778">
      <w:rPr>
        <w:rStyle w:val="PageNumber"/>
        <w:rFonts w:cs="Arial"/>
        <w:noProof/>
        <w:sz w:val="16"/>
        <w:szCs w:val="16"/>
      </w:rPr>
      <w:t>9</w:t>
    </w:r>
    <w:r w:rsidR="00D10E2F">
      <w:rPr>
        <w:rStyle w:val="PageNumber"/>
        <w:rFonts w:cs="Arial"/>
        <w:sz w:val="16"/>
        <w:szCs w:val="16"/>
      </w:rPr>
      <w:fldChar w:fldCharType="end"/>
    </w:r>
    <w:r>
      <w:rPr>
        <w:rStyle w:val="PageNumber"/>
        <w:rFonts w:ascii="Arial" w:hAnsi="Arial" w:cs="Arial"/>
        <w:sz w:val="16"/>
        <w:szCs w:val="16"/>
      </w:rPr>
      <w:t xml:space="preserve"> of </w:t>
    </w:r>
    <w:r w:rsidR="00D10E2F">
      <w:rPr>
        <w:rStyle w:val="PageNumber"/>
        <w:rFonts w:cs="Arial"/>
        <w:sz w:val="16"/>
        <w:szCs w:val="16"/>
      </w:rPr>
      <w:fldChar w:fldCharType="begin"/>
    </w:r>
    <w:r>
      <w:rPr>
        <w:rStyle w:val="PageNumber"/>
        <w:rFonts w:cs="Arial"/>
        <w:sz w:val="16"/>
        <w:szCs w:val="16"/>
      </w:rPr>
      <w:instrText xml:space="preserve"> NUMPAGES \*Arabic </w:instrText>
    </w:r>
    <w:r w:rsidR="00D10E2F">
      <w:rPr>
        <w:rStyle w:val="PageNumber"/>
        <w:rFonts w:cs="Arial"/>
        <w:sz w:val="16"/>
        <w:szCs w:val="16"/>
      </w:rPr>
      <w:fldChar w:fldCharType="separate"/>
    </w:r>
    <w:r w:rsidR="00860778">
      <w:rPr>
        <w:rStyle w:val="PageNumber"/>
        <w:rFonts w:cs="Arial"/>
        <w:noProof/>
        <w:sz w:val="16"/>
        <w:szCs w:val="16"/>
      </w:rPr>
      <w:t>12</w:t>
    </w:r>
    <w:r w:rsidR="00D10E2F">
      <w:rPr>
        <w:rStyle w:val="PageNumber"/>
        <w:rFonts w:cs="Arial"/>
        <w:sz w:val="16"/>
        <w:szCs w:val="16"/>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4D8C" w:rsidRDefault="00C44D8C"/>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7229F" w:rsidRDefault="00B7229F">
      <w:r>
        <w:separator/>
      </w:r>
    </w:p>
  </w:footnote>
  <w:footnote w:type="continuationSeparator" w:id="1">
    <w:p w:rsidR="00B7229F" w:rsidRDefault="00B7229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0D07" w:rsidRDefault="00A60D0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0D07" w:rsidRDefault="00A60D07"/>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4D8C" w:rsidRDefault="00C44D8C"/>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2" w:type="dxa"/>
      <w:tblLayout w:type="fixed"/>
      <w:tblLook w:val="0000"/>
    </w:tblPr>
    <w:tblGrid>
      <w:gridCol w:w="2281"/>
      <w:gridCol w:w="7325"/>
    </w:tblGrid>
    <w:tr w:rsidR="00C44D8C">
      <w:trPr>
        <w:cantSplit/>
        <w:trHeight w:val="322"/>
      </w:trPr>
      <w:tc>
        <w:tcPr>
          <w:tcW w:w="2281" w:type="dxa"/>
          <w:vMerge w:val="restart"/>
          <w:tcBorders>
            <w:top w:val="single" w:sz="4" w:space="0" w:color="000000"/>
            <w:left w:val="single" w:sz="4" w:space="0" w:color="000000"/>
            <w:bottom w:val="single" w:sz="4" w:space="0" w:color="000000"/>
          </w:tcBorders>
          <w:shd w:val="clear" w:color="auto" w:fill="auto"/>
          <w:vAlign w:val="center"/>
        </w:tcPr>
        <w:p w:rsidR="00C44D8C" w:rsidRDefault="00805E07">
          <w:pPr>
            <w:pStyle w:val="Header"/>
            <w:snapToGrid w:val="0"/>
            <w:jc w:val="center"/>
            <w:rPr>
              <w:b/>
              <w:bCs/>
              <w:color w:val="333333"/>
              <w:sz w:val="28"/>
            </w:rPr>
          </w:pPr>
          <w:r>
            <w:rPr>
              <w:noProof/>
              <w:lang w:eastAsia="en-US"/>
            </w:rPr>
            <w:drawing>
              <wp:inline distT="0" distB="0" distL="0" distR="0">
                <wp:extent cx="1247775" cy="3429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srcRect/>
                        <a:stretch>
                          <a:fillRect/>
                        </a:stretch>
                      </pic:blipFill>
                      <pic:spPr bwMode="auto">
                        <a:xfrm>
                          <a:off x="0" y="0"/>
                          <a:ext cx="1247775" cy="342900"/>
                        </a:xfrm>
                        <a:prstGeom prst="rect">
                          <a:avLst/>
                        </a:prstGeom>
                        <a:solidFill>
                          <a:srgbClr val="FFFFFF"/>
                        </a:solidFill>
                        <a:ln w="9525">
                          <a:noFill/>
                          <a:miter lim="800000"/>
                          <a:headEnd/>
                          <a:tailEnd/>
                        </a:ln>
                      </pic:spPr>
                    </pic:pic>
                  </a:graphicData>
                </a:graphic>
              </wp:inline>
            </w:drawing>
          </w:r>
        </w:p>
      </w:tc>
      <w:tc>
        <w:tcPr>
          <w:tcW w:w="7325"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4D8C" w:rsidRDefault="00C44D8C">
          <w:pPr>
            <w:pStyle w:val="Header"/>
            <w:snapToGrid w:val="0"/>
            <w:jc w:val="center"/>
            <w:rPr>
              <w:b/>
              <w:bCs/>
              <w:color w:val="333333"/>
              <w:sz w:val="28"/>
            </w:rPr>
          </w:pPr>
          <w:r>
            <w:rPr>
              <w:b/>
              <w:bCs/>
              <w:color w:val="333333"/>
              <w:sz w:val="28"/>
            </w:rPr>
            <w:t>Reliance Tech Services</w:t>
          </w:r>
        </w:p>
        <w:p w:rsidR="00C44D8C" w:rsidRDefault="008948C7" w:rsidP="007A61F2">
          <w:pPr>
            <w:pStyle w:val="Header"/>
            <w:rPr>
              <w:b/>
              <w:bCs/>
            </w:rPr>
          </w:pPr>
          <w:r>
            <w:rPr>
              <w:b/>
              <w:bCs/>
            </w:rPr>
            <w:t xml:space="preserve">                                     </w:t>
          </w:r>
          <w:r w:rsidR="007A61F2">
            <w:rPr>
              <w:b/>
              <w:bCs/>
            </w:rPr>
            <w:t xml:space="preserve">            ERecharge Through IVR</w:t>
          </w:r>
        </w:p>
        <w:p w:rsidR="00C44D8C" w:rsidRDefault="00C44D8C">
          <w:pPr>
            <w:pStyle w:val="Header"/>
            <w:jc w:val="center"/>
            <w:rPr>
              <w:b/>
              <w:bCs/>
            </w:rPr>
          </w:pPr>
          <w:r>
            <w:rPr>
              <w:b/>
              <w:bCs/>
            </w:rPr>
            <w:t xml:space="preserve">                                                                                                </w:t>
          </w:r>
        </w:p>
        <w:p w:rsidR="00C44D8C" w:rsidRDefault="00C44D8C" w:rsidP="00B859B7">
          <w:pPr>
            <w:pStyle w:val="Header"/>
            <w:jc w:val="center"/>
            <w:rPr>
              <w:b/>
              <w:bCs/>
            </w:rPr>
          </w:pPr>
          <w:r>
            <w:rPr>
              <w:b/>
              <w:bCs/>
            </w:rPr>
            <w:t xml:space="preserve">                                                                                                         Date: </w:t>
          </w:r>
          <w:r w:rsidR="00B859B7">
            <w:rPr>
              <w:b/>
              <w:bCs/>
            </w:rPr>
            <w:t>4/10/2012</w:t>
          </w:r>
        </w:p>
      </w:tc>
    </w:tr>
    <w:tr w:rsidR="00C44D8C">
      <w:trPr>
        <w:cantSplit/>
        <w:trHeight w:val="418"/>
      </w:trPr>
      <w:tc>
        <w:tcPr>
          <w:tcW w:w="2281" w:type="dxa"/>
          <w:vMerge/>
          <w:tcBorders>
            <w:top w:val="single" w:sz="4" w:space="0" w:color="000000"/>
            <w:left w:val="single" w:sz="4" w:space="0" w:color="000000"/>
            <w:bottom w:val="single" w:sz="4" w:space="0" w:color="000000"/>
          </w:tcBorders>
          <w:shd w:val="clear" w:color="auto" w:fill="auto"/>
        </w:tcPr>
        <w:p w:rsidR="00C44D8C" w:rsidRDefault="00C44D8C">
          <w:pPr>
            <w:pStyle w:val="Header"/>
            <w:snapToGrid w:val="0"/>
            <w:jc w:val="center"/>
          </w:pPr>
        </w:p>
      </w:tc>
      <w:tc>
        <w:tcPr>
          <w:tcW w:w="7325" w:type="dxa"/>
          <w:vMerge/>
          <w:tcBorders>
            <w:top w:val="single" w:sz="4" w:space="0" w:color="000000"/>
            <w:left w:val="single" w:sz="4" w:space="0" w:color="000000"/>
            <w:bottom w:val="single" w:sz="4" w:space="0" w:color="000000"/>
            <w:right w:val="single" w:sz="4" w:space="0" w:color="000000"/>
          </w:tcBorders>
          <w:shd w:val="clear" w:color="auto" w:fill="auto"/>
        </w:tcPr>
        <w:p w:rsidR="00C44D8C" w:rsidRDefault="00C44D8C">
          <w:pPr>
            <w:pStyle w:val="Header"/>
            <w:snapToGrid w:val="0"/>
            <w:jc w:val="right"/>
            <w:rPr>
              <w:b/>
              <w:bCs/>
            </w:rPr>
          </w:pPr>
        </w:p>
      </w:tc>
    </w:tr>
  </w:tbl>
  <w:p w:rsidR="00C44D8C" w:rsidRDefault="00C44D8C">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4D8C" w:rsidRDefault="00C44D8C"/>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pStyle w:val="Heading1"/>
      <w:lvlText w:val="%1"/>
      <w:lvlJc w:val="left"/>
      <w:pPr>
        <w:tabs>
          <w:tab w:val="num" w:pos="432"/>
        </w:tabs>
        <w:ind w:left="432" w:hanging="432"/>
      </w:pPr>
      <w:rPr>
        <w:rFonts w:ascii="Times New Roman" w:hAnsi="Times New Roman"/>
        <w:b/>
        <w:i w:val="0"/>
        <w:sz w:val="24"/>
      </w:rPr>
    </w:lvl>
    <w:lvl w:ilvl="1">
      <w:start w:val="1"/>
      <w:numFmt w:val="decimal"/>
      <w:pStyle w:val="Heading2"/>
      <w:lvlText w:val="%1.%2"/>
      <w:lvlJc w:val="left"/>
      <w:pPr>
        <w:tabs>
          <w:tab w:val="num" w:pos="846"/>
        </w:tabs>
        <w:ind w:left="846" w:hanging="576"/>
      </w:pPr>
      <w:rPr>
        <w:rFonts w:ascii="Arial" w:hAnsi="Arial" w:cs="Arial"/>
        <w:b/>
        <w:i w:val="0"/>
        <w:color w:val="000000"/>
        <w:sz w:val="20"/>
      </w:rPr>
    </w:lvl>
    <w:lvl w:ilvl="2">
      <w:start w:val="1"/>
      <w:numFmt w:val="decimal"/>
      <w:pStyle w:val="Heading3"/>
      <w:lvlText w:val="%1.%2.%3"/>
      <w:lvlJc w:val="left"/>
      <w:pPr>
        <w:tabs>
          <w:tab w:val="num" w:pos="720"/>
        </w:tabs>
        <w:ind w:left="720" w:hanging="720"/>
      </w:pPr>
      <w:rPr>
        <w:rFonts w:ascii="Times New Roman" w:hAnsi="Times New Roman"/>
        <w:b/>
        <w:i w:val="0"/>
        <w:sz w:val="22"/>
      </w:rPr>
    </w:lvl>
    <w:lvl w:ilvl="3">
      <w:start w:val="1"/>
      <w:numFmt w:val="decimal"/>
      <w:pStyle w:val="Heading4"/>
      <w:lvlText w:val="%1.%2.%3.%4"/>
      <w:lvlJc w:val="left"/>
      <w:pPr>
        <w:tabs>
          <w:tab w:val="num" w:pos="864"/>
        </w:tabs>
        <w:ind w:left="864" w:hanging="864"/>
      </w:pPr>
      <w:rPr>
        <w:rFonts w:ascii="Arial" w:hAnsi="Arial"/>
        <w:b/>
        <w:i w:val="0"/>
        <w:sz w:val="22"/>
      </w:rPr>
    </w:lvl>
    <w:lvl w:ilvl="4">
      <w:start w:val="1"/>
      <w:numFmt w:val="decimal"/>
      <w:pStyle w:val="Heading5"/>
      <w:lvlText w:val="%1.%2.%3.%4.%5"/>
      <w:lvlJc w:val="left"/>
      <w:pPr>
        <w:tabs>
          <w:tab w:val="num" w:pos="1008"/>
        </w:tabs>
        <w:ind w:left="1008" w:hanging="1008"/>
      </w:pPr>
      <w:rPr>
        <w:rFonts w:ascii="Times New Roman" w:hAnsi="Times New Roman" w:cs="Times New Roman"/>
        <w:b w:val="0"/>
        <w:bCs w:val="0"/>
        <w:i w:val="0"/>
        <w:iCs w:val="0"/>
        <w:caps w:val="0"/>
        <w:smallCaps w:val="0"/>
        <w:strike w:val="0"/>
        <w:dstrike w:val="0"/>
        <w:outline w:val="0"/>
        <w:shadow w:val="0"/>
        <w:vanish w:val="0"/>
        <w:color w:val="000000"/>
        <w:spacing w:val="0"/>
        <w:w w:val="100"/>
        <w:kern w:val="1"/>
        <w:position w:val="0"/>
        <w:sz w:val="24"/>
        <w:szCs w:val="0"/>
        <w:u w:val="none"/>
        <w:vertAlign w:val="baseline"/>
        <w:em w:val="none"/>
      </w:r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nsid w:val="00000002"/>
    <w:multiLevelType w:val="multilevel"/>
    <w:tmpl w:val="00000002"/>
    <w:name w:val="WW8Num2"/>
    <w:lvl w:ilvl="0">
      <w:start w:val="1"/>
      <w:numFmt w:val="decimal"/>
      <w:lvlText w:val="%1"/>
      <w:lvlJc w:val="left"/>
      <w:pPr>
        <w:tabs>
          <w:tab w:val="num" w:pos="0"/>
        </w:tabs>
        <w:ind w:left="0" w:firstLine="0"/>
      </w:pPr>
      <w:rPr>
        <w:rFonts w:ascii="Symbol" w:hAnsi="Symbol"/>
      </w:rPr>
    </w:lvl>
    <w:lvl w:ilvl="1">
      <w:start w:val="1"/>
      <w:numFmt w:val="decimal"/>
      <w:lvlText w:val="%1.%2"/>
      <w:lvlJc w:val="left"/>
      <w:pPr>
        <w:tabs>
          <w:tab w:val="num" w:pos="1290"/>
        </w:tabs>
        <w:ind w:left="1290" w:hanging="660"/>
      </w:pPr>
    </w:lvl>
    <w:lvl w:ilvl="2">
      <w:start w:val="1"/>
      <w:numFmt w:val="decimal"/>
      <w:lvlText w:val="%1.%2.%3"/>
      <w:lvlJc w:val="left"/>
      <w:pPr>
        <w:tabs>
          <w:tab w:val="num" w:pos="1980"/>
        </w:tabs>
        <w:ind w:left="1980" w:hanging="720"/>
      </w:pPr>
    </w:lvl>
    <w:lvl w:ilvl="3">
      <w:start w:val="1"/>
      <w:numFmt w:val="decimal"/>
      <w:lvlText w:val="%1.%2.%3.%4"/>
      <w:lvlJc w:val="left"/>
      <w:pPr>
        <w:tabs>
          <w:tab w:val="num" w:pos="2610"/>
        </w:tabs>
        <w:ind w:left="2610" w:hanging="720"/>
      </w:pPr>
    </w:lvl>
    <w:lvl w:ilvl="4">
      <w:start w:val="1"/>
      <w:numFmt w:val="decimal"/>
      <w:lvlText w:val="%1.%2.%3.%4.%5"/>
      <w:lvlJc w:val="left"/>
      <w:pPr>
        <w:tabs>
          <w:tab w:val="num" w:pos="3600"/>
        </w:tabs>
        <w:ind w:left="3600" w:hanging="1080"/>
      </w:pPr>
    </w:lvl>
    <w:lvl w:ilvl="5">
      <w:start w:val="1"/>
      <w:numFmt w:val="decimal"/>
      <w:lvlText w:val="%1.%2.%3.%4.%5.%6"/>
      <w:lvlJc w:val="left"/>
      <w:pPr>
        <w:tabs>
          <w:tab w:val="num" w:pos="4230"/>
        </w:tabs>
        <w:ind w:left="4230" w:hanging="1080"/>
      </w:pPr>
    </w:lvl>
    <w:lvl w:ilvl="6">
      <w:start w:val="1"/>
      <w:numFmt w:val="decimal"/>
      <w:lvlText w:val="%1.%2.%3.%4.%5.%6.%7"/>
      <w:lvlJc w:val="left"/>
      <w:pPr>
        <w:tabs>
          <w:tab w:val="num" w:pos="5220"/>
        </w:tabs>
        <w:ind w:left="5220" w:hanging="1440"/>
      </w:pPr>
    </w:lvl>
    <w:lvl w:ilvl="7">
      <w:start w:val="1"/>
      <w:numFmt w:val="decimal"/>
      <w:lvlText w:val="%1.%2.%3.%4.%5.%6.%7.%8"/>
      <w:lvlJc w:val="left"/>
      <w:pPr>
        <w:tabs>
          <w:tab w:val="num" w:pos="5850"/>
        </w:tabs>
        <w:ind w:left="5850" w:hanging="1440"/>
      </w:pPr>
    </w:lvl>
    <w:lvl w:ilvl="8">
      <w:start w:val="1"/>
      <w:numFmt w:val="decimal"/>
      <w:lvlText w:val="%1.%2.%3.%4.%5.%6.%7.%8.%9"/>
      <w:lvlJc w:val="left"/>
      <w:pPr>
        <w:tabs>
          <w:tab w:val="num" w:pos="6840"/>
        </w:tabs>
        <w:ind w:left="6840" w:hanging="1800"/>
      </w:pPr>
    </w:lvl>
  </w:abstractNum>
  <w:abstractNum w:abstractNumId="2">
    <w:nsid w:val="00000003"/>
    <w:multiLevelType w:val="singleLevel"/>
    <w:tmpl w:val="00000003"/>
    <w:name w:val="WW8Num3"/>
    <w:lvl w:ilvl="0">
      <w:start w:val="1"/>
      <w:numFmt w:val="decimal"/>
      <w:lvlText w:val="%1."/>
      <w:lvlJc w:val="left"/>
      <w:pPr>
        <w:tabs>
          <w:tab w:val="num" w:pos="0"/>
        </w:tabs>
        <w:ind w:left="0" w:hanging="360"/>
      </w:pPr>
    </w:lvl>
  </w:abstractNum>
  <w:abstractNum w:abstractNumId="3">
    <w:nsid w:val="00000004"/>
    <w:multiLevelType w:val="singleLevel"/>
    <w:tmpl w:val="00000004"/>
    <w:name w:val="WW8Num4"/>
    <w:lvl w:ilvl="0">
      <w:start w:val="1"/>
      <w:numFmt w:val="decimal"/>
      <w:pStyle w:val="StyleStyleHeading2ArialText2"/>
      <w:lvlText w:val="%1."/>
      <w:lvlJc w:val="left"/>
      <w:pPr>
        <w:tabs>
          <w:tab w:val="num" w:pos="0"/>
        </w:tabs>
        <w:ind w:left="720" w:hanging="360"/>
      </w:pPr>
      <w:rPr>
        <w:rFonts w:ascii="Symbol" w:hAnsi="Symbol"/>
      </w:rPr>
    </w:lvl>
  </w:abstractNum>
  <w:abstractNum w:abstractNumId="4">
    <w:nsid w:val="00000005"/>
    <w:multiLevelType w:val="multilevel"/>
    <w:tmpl w:val="00000005"/>
    <w:name w:val="WW8Num5"/>
    <w:lvl w:ilvl="0">
      <w:start w:val="1"/>
      <w:numFmt w:val="bullet"/>
      <w:lvlText w:val=""/>
      <w:lvlJc w:val="left"/>
      <w:pPr>
        <w:tabs>
          <w:tab w:val="num" w:pos="720"/>
        </w:tabs>
        <w:ind w:left="720" w:hanging="360"/>
      </w:pPr>
      <w:rPr>
        <w:rFonts w:ascii="Wingdings" w:hAnsi="Wingdings"/>
      </w:rPr>
    </w:lvl>
    <w:lvl w:ilvl="1">
      <w:start w:val="1"/>
      <w:numFmt w:val="decimal"/>
      <w:lvlText w:val="%2."/>
      <w:lvlJc w:val="left"/>
      <w:pPr>
        <w:tabs>
          <w:tab w:val="num" w:pos="1080"/>
        </w:tabs>
        <w:ind w:left="1080" w:hanging="360"/>
      </w:pPr>
    </w:lvl>
    <w:lvl w:ilvl="2">
      <w:start w:val="1"/>
      <w:numFmt w:val="bullet"/>
      <w:lvlText w:val=""/>
      <w:lvlJc w:val="left"/>
      <w:pPr>
        <w:tabs>
          <w:tab w:val="num" w:pos="1440"/>
        </w:tabs>
        <w:ind w:left="1440" w:hanging="360"/>
      </w:pPr>
      <w:rPr>
        <w:rFonts w:ascii="Wingdings 2" w:hAnsi="Wingdings 2" w:cs="OpenSymbol"/>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06"/>
    <w:multiLevelType w:val="singleLevel"/>
    <w:tmpl w:val="00000006"/>
    <w:name w:val="WW8Num6"/>
    <w:lvl w:ilvl="0">
      <w:start w:val="1"/>
      <w:numFmt w:val="decimal"/>
      <w:lvlText w:val="%1."/>
      <w:lvlJc w:val="left"/>
      <w:pPr>
        <w:tabs>
          <w:tab w:val="num" w:pos="0"/>
        </w:tabs>
        <w:ind w:left="720" w:hanging="360"/>
      </w:pPr>
    </w:lvl>
  </w:abstractNum>
  <w:abstractNum w:abstractNumId="6">
    <w:nsid w:val="00000007"/>
    <w:multiLevelType w:val="multilevel"/>
    <w:tmpl w:val="00000007"/>
    <w:name w:val="WW8Num7"/>
    <w:lvl w:ilvl="0">
      <w:start w:val="1"/>
      <w:numFmt w:val="decimal"/>
      <w:pStyle w:val="Style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nsid w:val="00000008"/>
    <w:multiLevelType w:val="singleLevel"/>
    <w:tmpl w:val="00000008"/>
    <w:name w:val="WW8Num8"/>
    <w:lvl w:ilvl="0">
      <w:start w:val="1"/>
      <w:numFmt w:val="bullet"/>
      <w:lvlText w:val=""/>
      <w:lvlJc w:val="left"/>
      <w:pPr>
        <w:tabs>
          <w:tab w:val="num" w:pos="0"/>
        </w:tabs>
        <w:ind w:left="720" w:hanging="360"/>
      </w:pPr>
      <w:rPr>
        <w:rFonts w:ascii="Symbol" w:hAnsi="Symbol"/>
      </w:rPr>
    </w:lvl>
  </w:abstractNum>
  <w:abstractNum w:abstractNumId="8">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nsid w:val="0000000A"/>
    <w:multiLevelType w:val="singleLevel"/>
    <w:tmpl w:val="0000000A"/>
    <w:name w:val="WW8Num10"/>
    <w:lvl w:ilvl="0">
      <w:start w:val="1"/>
      <w:numFmt w:val="bullet"/>
      <w:pStyle w:val="Style1"/>
      <w:lvlText w:val=""/>
      <w:lvlJc w:val="left"/>
      <w:pPr>
        <w:tabs>
          <w:tab w:val="num" w:pos="360"/>
        </w:tabs>
        <w:ind w:left="360" w:hanging="360"/>
      </w:pPr>
      <w:rPr>
        <w:rFonts w:ascii="Symbol" w:hAnsi="Symbol"/>
      </w:rPr>
    </w:lvl>
  </w:abstractNum>
  <w:abstractNum w:abstractNumId="10">
    <w:nsid w:val="0000000B"/>
    <w:multiLevelType w:val="singleLevel"/>
    <w:tmpl w:val="0000000B"/>
    <w:name w:val="WW8Num12"/>
    <w:lvl w:ilvl="0">
      <w:start w:val="1"/>
      <w:numFmt w:val="decimal"/>
      <w:lvlText w:val="%1."/>
      <w:lvlJc w:val="left"/>
      <w:pPr>
        <w:tabs>
          <w:tab w:val="num" w:pos="0"/>
        </w:tabs>
        <w:ind w:left="1080" w:hanging="360"/>
      </w:pPr>
    </w:lvl>
  </w:abstractNum>
  <w:abstractNum w:abstractNumId="11">
    <w:nsid w:val="0000000C"/>
    <w:multiLevelType w:val="multilevel"/>
    <w:tmpl w:val="0000000C"/>
    <w:name w:val="WW8Num13"/>
    <w:lvl w:ilvl="0">
      <w:start w:val="1"/>
      <w:numFmt w:val="bullet"/>
      <w:lvlText w:val=""/>
      <w:lvlJc w:val="left"/>
      <w:pPr>
        <w:tabs>
          <w:tab w:val="num" w:pos="720"/>
        </w:tabs>
        <w:ind w:left="720" w:hanging="360"/>
      </w:pPr>
      <w:rPr>
        <w:rFonts w:ascii="Wingdings 2" w:hAnsi="Wingdings 2"/>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w:hAnsi="Wingdings"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2">
    <w:nsid w:val="02FD641A"/>
    <w:multiLevelType w:val="hybridMultilevel"/>
    <w:tmpl w:val="FCB68B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5FE09D6"/>
    <w:multiLevelType w:val="hybridMultilevel"/>
    <w:tmpl w:val="23409E44"/>
    <w:lvl w:ilvl="0" w:tplc="0409000F">
      <w:start w:val="1"/>
      <w:numFmt w:val="decimal"/>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156D210D"/>
    <w:multiLevelType w:val="hybridMultilevel"/>
    <w:tmpl w:val="504CFB8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5">
    <w:nsid w:val="18703152"/>
    <w:multiLevelType w:val="hybridMultilevel"/>
    <w:tmpl w:val="7EECA99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E142D00"/>
    <w:multiLevelType w:val="hybridMultilevel"/>
    <w:tmpl w:val="7F985C2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76480A"/>
    <w:multiLevelType w:val="singleLevel"/>
    <w:tmpl w:val="0000000B"/>
    <w:lvl w:ilvl="0">
      <w:start w:val="1"/>
      <w:numFmt w:val="decimal"/>
      <w:lvlText w:val="%1."/>
      <w:lvlJc w:val="left"/>
      <w:pPr>
        <w:tabs>
          <w:tab w:val="num" w:pos="0"/>
        </w:tabs>
        <w:ind w:left="1080" w:hanging="360"/>
      </w:pPr>
    </w:lvl>
  </w:abstractNum>
  <w:abstractNum w:abstractNumId="18">
    <w:nsid w:val="291722A6"/>
    <w:multiLevelType w:val="hybridMultilevel"/>
    <w:tmpl w:val="DA3A8C6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2AFE0286"/>
    <w:multiLevelType w:val="hybridMultilevel"/>
    <w:tmpl w:val="0BC86C4C"/>
    <w:lvl w:ilvl="0" w:tplc="DB328F7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4D504B3C"/>
    <w:multiLevelType w:val="hybridMultilevel"/>
    <w:tmpl w:val="06A65D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4E7E0829"/>
    <w:multiLevelType w:val="hybridMultilevel"/>
    <w:tmpl w:val="70364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F7A3E8D"/>
    <w:multiLevelType w:val="hybridMultilevel"/>
    <w:tmpl w:val="10F00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3897864"/>
    <w:multiLevelType w:val="hybridMultilevel"/>
    <w:tmpl w:val="E91C8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BAE74A7"/>
    <w:multiLevelType w:val="singleLevel"/>
    <w:tmpl w:val="00000006"/>
    <w:lvl w:ilvl="0">
      <w:start w:val="1"/>
      <w:numFmt w:val="decimal"/>
      <w:lvlText w:val="%1."/>
      <w:lvlJc w:val="left"/>
      <w:pPr>
        <w:tabs>
          <w:tab w:val="num" w:pos="0"/>
        </w:tabs>
        <w:ind w:left="720" w:hanging="360"/>
      </w:pPr>
    </w:lvl>
  </w:abstractNum>
  <w:abstractNum w:abstractNumId="25">
    <w:nsid w:val="609341E6"/>
    <w:multiLevelType w:val="hybridMultilevel"/>
    <w:tmpl w:val="AAB21B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3126F6D"/>
    <w:multiLevelType w:val="hybridMultilevel"/>
    <w:tmpl w:val="DF148E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5146D8B"/>
    <w:multiLevelType w:val="hybridMultilevel"/>
    <w:tmpl w:val="7F985C2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54A0313"/>
    <w:multiLevelType w:val="hybridMultilevel"/>
    <w:tmpl w:val="3D8455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8345097"/>
    <w:multiLevelType w:val="hybridMultilevel"/>
    <w:tmpl w:val="EAB49E6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nsid w:val="6EA27FE1"/>
    <w:multiLevelType w:val="hybridMultilevel"/>
    <w:tmpl w:val="75A6046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nsid w:val="6EEA4BF2"/>
    <w:multiLevelType w:val="hybridMultilevel"/>
    <w:tmpl w:val="9FFE60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4651822"/>
    <w:multiLevelType w:val="hybridMultilevel"/>
    <w:tmpl w:val="F5AEC9A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4DA1BDE"/>
    <w:multiLevelType w:val="hybridMultilevel"/>
    <w:tmpl w:val="BB7C00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7"/>
  </w:num>
  <w:num w:numId="14">
    <w:abstractNumId w:val="12"/>
  </w:num>
  <w:num w:numId="15">
    <w:abstractNumId w:val="26"/>
  </w:num>
  <w:num w:numId="16">
    <w:abstractNumId w:val="27"/>
  </w:num>
  <w:num w:numId="17">
    <w:abstractNumId w:val="32"/>
  </w:num>
  <w:num w:numId="18">
    <w:abstractNumId w:val="20"/>
  </w:num>
  <w:num w:numId="19">
    <w:abstractNumId w:val="23"/>
  </w:num>
  <w:num w:numId="20">
    <w:abstractNumId w:val="28"/>
  </w:num>
  <w:num w:numId="21">
    <w:abstractNumId w:val="33"/>
  </w:num>
  <w:num w:numId="22">
    <w:abstractNumId w:val="24"/>
  </w:num>
  <w:num w:numId="23">
    <w:abstractNumId w:val="22"/>
  </w:num>
  <w:num w:numId="24">
    <w:abstractNumId w:val="15"/>
  </w:num>
  <w:num w:numId="25">
    <w:abstractNumId w:val="18"/>
  </w:num>
  <w:num w:numId="26">
    <w:abstractNumId w:val="16"/>
  </w:num>
  <w:num w:numId="27">
    <w:abstractNumId w:val="13"/>
  </w:num>
  <w:num w:numId="28">
    <w:abstractNumId w:val="31"/>
  </w:num>
  <w:num w:numId="29">
    <w:abstractNumId w:val="25"/>
  </w:num>
  <w:num w:numId="30">
    <w:abstractNumId w:val="30"/>
  </w:num>
  <w:num w:numId="31">
    <w:abstractNumId w:val="19"/>
  </w:num>
  <w:num w:numId="32">
    <w:abstractNumId w:val="29"/>
  </w:num>
  <w:num w:numId="33">
    <w:abstractNumId w:val="14"/>
  </w:num>
  <w:num w:numId="34">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attachedTemplate r:id="rId1"/>
  <w:stylePaneFormatFilter w:val="000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8194"/>
  </w:hdrShapeDefaults>
  <w:footnotePr>
    <w:footnote w:id="0"/>
    <w:footnote w:id="1"/>
  </w:footnotePr>
  <w:endnotePr>
    <w:endnote w:id="0"/>
    <w:endnote w:id="1"/>
  </w:endnotePr>
  <w:compat/>
  <w:rsids>
    <w:rsidRoot w:val="002D7A39"/>
    <w:rsid w:val="0000134F"/>
    <w:rsid w:val="000119FF"/>
    <w:rsid w:val="00025791"/>
    <w:rsid w:val="00026CBF"/>
    <w:rsid w:val="00036898"/>
    <w:rsid w:val="0004507A"/>
    <w:rsid w:val="00055874"/>
    <w:rsid w:val="000662CF"/>
    <w:rsid w:val="000711EF"/>
    <w:rsid w:val="00082339"/>
    <w:rsid w:val="00094022"/>
    <w:rsid w:val="000959DB"/>
    <w:rsid w:val="000B1A83"/>
    <w:rsid w:val="000B1CF8"/>
    <w:rsid w:val="000B2C39"/>
    <w:rsid w:val="000C778C"/>
    <w:rsid w:val="000F0065"/>
    <w:rsid w:val="000F1AFA"/>
    <w:rsid w:val="000F5AB9"/>
    <w:rsid w:val="00102418"/>
    <w:rsid w:val="001037CC"/>
    <w:rsid w:val="00106A49"/>
    <w:rsid w:val="00113D87"/>
    <w:rsid w:val="0011684A"/>
    <w:rsid w:val="00117FCC"/>
    <w:rsid w:val="00122C39"/>
    <w:rsid w:val="00125E1A"/>
    <w:rsid w:val="00126591"/>
    <w:rsid w:val="00132907"/>
    <w:rsid w:val="00157CE1"/>
    <w:rsid w:val="00174E28"/>
    <w:rsid w:val="0017681D"/>
    <w:rsid w:val="00180C63"/>
    <w:rsid w:val="00183418"/>
    <w:rsid w:val="00191E30"/>
    <w:rsid w:val="001932FB"/>
    <w:rsid w:val="00195E9D"/>
    <w:rsid w:val="00197353"/>
    <w:rsid w:val="001A06FA"/>
    <w:rsid w:val="001A10D9"/>
    <w:rsid w:val="001A63BF"/>
    <w:rsid w:val="001B48D0"/>
    <w:rsid w:val="001B6E73"/>
    <w:rsid w:val="001C7A29"/>
    <w:rsid w:val="001D43F9"/>
    <w:rsid w:val="001E7E6A"/>
    <w:rsid w:val="001F1D63"/>
    <w:rsid w:val="001F7CC4"/>
    <w:rsid w:val="00202827"/>
    <w:rsid w:val="0021673E"/>
    <w:rsid w:val="0021775A"/>
    <w:rsid w:val="00224640"/>
    <w:rsid w:val="00244491"/>
    <w:rsid w:val="0026300F"/>
    <w:rsid w:val="002700C4"/>
    <w:rsid w:val="00274140"/>
    <w:rsid w:val="00295A9F"/>
    <w:rsid w:val="002A720F"/>
    <w:rsid w:val="002C137A"/>
    <w:rsid w:val="002C550B"/>
    <w:rsid w:val="002C624E"/>
    <w:rsid w:val="002D638D"/>
    <w:rsid w:val="002D7A39"/>
    <w:rsid w:val="002F38B7"/>
    <w:rsid w:val="002F489A"/>
    <w:rsid w:val="0030351F"/>
    <w:rsid w:val="00310B51"/>
    <w:rsid w:val="0033206A"/>
    <w:rsid w:val="0034046C"/>
    <w:rsid w:val="00343225"/>
    <w:rsid w:val="0034356E"/>
    <w:rsid w:val="0034388C"/>
    <w:rsid w:val="003457E1"/>
    <w:rsid w:val="00351744"/>
    <w:rsid w:val="0035513C"/>
    <w:rsid w:val="003653CF"/>
    <w:rsid w:val="00381BFC"/>
    <w:rsid w:val="00390BC7"/>
    <w:rsid w:val="00393BCE"/>
    <w:rsid w:val="00394A59"/>
    <w:rsid w:val="00397E5F"/>
    <w:rsid w:val="003B0507"/>
    <w:rsid w:val="003B07D4"/>
    <w:rsid w:val="003B43CE"/>
    <w:rsid w:val="003B781A"/>
    <w:rsid w:val="003C2B90"/>
    <w:rsid w:val="003E4CE8"/>
    <w:rsid w:val="003F055E"/>
    <w:rsid w:val="003F74B6"/>
    <w:rsid w:val="004003BB"/>
    <w:rsid w:val="00401C9F"/>
    <w:rsid w:val="00402B01"/>
    <w:rsid w:val="00406D00"/>
    <w:rsid w:val="00407919"/>
    <w:rsid w:val="00414EB0"/>
    <w:rsid w:val="00424A9E"/>
    <w:rsid w:val="00426AC2"/>
    <w:rsid w:val="004468B7"/>
    <w:rsid w:val="004475AE"/>
    <w:rsid w:val="00450B80"/>
    <w:rsid w:val="004601B3"/>
    <w:rsid w:val="0046275C"/>
    <w:rsid w:val="00463A47"/>
    <w:rsid w:val="00465933"/>
    <w:rsid w:val="00466F9B"/>
    <w:rsid w:val="0048154C"/>
    <w:rsid w:val="004A5A5A"/>
    <w:rsid w:val="004D2697"/>
    <w:rsid w:val="004D4BC7"/>
    <w:rsid w:val="004D6B75"/>
    <w:rsid w:val="004D7A6A"/>
    <w:rsid w:val="004E2DDB"/>
    <w:rsid w:val="004F4116"/>
    <w:rsid w:val="004F54A2"/>
    <w:rsid w:val="0050306C"/>
    <w:rsid w:val="005128AE"/>
    <w:rsid w:val="00513899"/>
    <w:rsid w:val="005155A3"/>
    <w:rsid w:val="0052344E"/>
    <w:rsid w:val="0054401B"/>
    <w:rsid w:val="00544DAD"/>
    <w:rsid w:val="00546C33"/>
    <w:rsid w:val="00560F4C"/>
    <w:rsid w:val="0057571F"/>
    <w:rsid w:val="00576EDA"/>
    <w:rsid w:val="005801A0"/>
    <w:rsid w:val="00580509"/>
    <w:rsid w:val="005810B9"/>
    <w:rsid w:val="00585E66"/>
    <w:rsid w:val="0059105B"/>
    <w:rsid w:val="005B3D15"/>
    <w:rsid w:val="005C05E8"/>
    <w:rsid w:val="005C4042"/>
    <w:rsid w:val="005C7087"/>
    <w:rsid w:val="005D2953"/>
    <w:rsid w:val="005D6CEC"/>
    <w:rsid w:val="005E1392"/>
    <w:rsid w:val="005E3801"/>
    <w:rsid w:val="005E4C11"/>
    <w:rsid w:val="005F3999"/>
    <w:rsid w:val="0060079D"/>
    <w:rsid w:val="00603CF6"/>
    <w:rsid w:val="00607FB8"/>
    <w:rsid w:val="00613373"/>
    <w:rsid w:val="00613792"/>
    <w:rsid w:val="00613ACD"/>
    <w:rsid w:val="0061512E"/>
    <w:rsid w:val="00616541"/>
    <w:rsid w:val="00617745"/>
    <w:rsid w:val="0062020A"/>
    <w:rsid w:val="006209B5"/>
    <w:rsid w:val="00620AA8"/>
    <w:rsid w:val="00626FD1"/>
    <w:rsid w:val="006310A8"/>
    <w:rsid w:val="006352A6"/>
    <w:rsid w:val="0063706E"/>
    <w:rsid w:val="00644E47"/>
    <w:rsid w:val="0064558A"/>
    <w:rsid w:val="006518B2"/>
    <w:rsid w:val="00652407"/>
    <w:rsid w:val="00652958"/>
    <w:rsid w:val="00652B93"/>
    <w:rsid w:val="0065395C"/>
    <w:rsid w:val="00676EFD"/>
    <w:rsid w:val="00680AB7"/>
    <w:rsid w:val="006815FB"/>
    <w:rsid w:val="00687760"/>
    <w:rsid w:val="006921B5"/>
    <w:rsid w:val="00692F10"/>
    <w:rsid w:val="00693930"/>
    <w:rsid w:val="006A2F75"/>
    <w:rsid w:val="006A5318"/>
    <w:rsid w:val="006B2958"/>
    <w:rsid w:val="006B392F"/>
    <w:rsid w:val="006C3388"/>
    <w:rsid w:val="006E2CE0"/>
    <w:rsid w:val="006F0B57"/>
    <w:rsid w:val="006F0D03"/>
    <w:rsid w:val="006F12BC"/>
    <w:rsid w:val="006F5B77"/>
    <w:rsid w:val="006F63BC"/>
    <w:rsid w:val="00706BC0"/>
    <w:rsid w:val="00713E6F"/>
    <w:rsid w:val="0071426D"/>
    <w:rsid w:val="00714E3B"/>
    <w:rsid w:val="007162A2"/>
    <w:rsid w:val="00741A31"/>
    <w:rsid w:val="00741C0C"/>
    <w:rsid w:val="007537ED"/>
    <w:rsid w:val="00753B09"/>
    <w:rsid w:val="00756AD4"/>
    <w:rsid w:val="00761291"/>
    <w:rsid w:val="00762020"/>
    <w:rsid w:val="007644B9"/>
    <w:rsid w:val="007766A5"/>
    <w:rsid w:val="0079350D"/>
    <w:rsid w:val="007A39AF"/>
    <w:rsid w:val="007A61F2"/>
    <w:rsid w:val="007A63A4"/>
    <w:rsid w:val="007B4276"/>
    <w:rsid w:val="007C29A9"/>
    <w:rsid w:val="007C3B94"/>
    <w:rsid w:val="007C71B9"/>
    <w:rsid w:val="007D7061"/>
    <w:rsid w:val="007E1DBB"/>
    <w:rsid w:val="007E69C6"/>
    <w:rsid w:val="007F33A2"/>
    <w:rsid w:val="00804B66"/>
    <w:rsid w:val="00805E07"/>
    <w:rsid w:val="00810072"/>
    <w:rsid w:val="00810BBE"/>
    <w:rsid w:val="008228E7"/>
    <w:rsid w:val="008307E5"/>
    <w:rsid w:val="00830A76"/>
    <w:rsid w:val="00831A53"/>
    <w:rsid w:val="00832D1B"/>
    <w:rsid w:val="008337A7"/>
    <w:rsid w:val="008367C3"/>
    <w:rsid w:val="008367CE"/>
    <w:rsid w:val="00840847"/>
    <w:rsid w:val="0084325D"/>
    <w:rsid w:val="008459E2"/>
    <w:rsid w:val="00845ABB"/>
    <w:rsid w:val="00845E15"/>
    <w:rsid w:val="00854E9C"/>
    <w:rsid w:val="008567A3"/>
    <w:rsid w:val="00860778"/>
    <w:rsid w:val="008608A1"/>
    <w:rsid w:val="00860F91"/>
    <w:rsid w:val="0086136A"/>
    <w:rsid w:val="00862A2B"/>
    <w:rsid w:val="00865AA0"/>
    <w:rsid w:val="00870A3D"/>
    <w:rsid w:val="00877C33"/>
    <w:rsid w:val="00880738"/>
    <w:rsid w:val="00891CCB"/>
    <w:rsid w:val="00892017"/>
    <w:rsid w:val="00893F23"/>
    <w:rsid w:val="00894594"/>
    <w:rsid w:val="008948C7"/>
    <w:rsid w:val="008A2E18"/>
    <w:rsid w:val="008B491E"/>
    <w:rsid w:val="008B5C97"/>
    <w:rsid w:val="008D09BD"/>
    <w:rsid w:val="008D18CA"/>
    <w:rsid w:val="008D3EB3"/>
    <w:rsid w:val="008D64F9"/>
    <w:rsid w:val="008E4AA5"/>
    <w:rsid w:val="008E69EE"/>
    <w:rsid w:val="008F228E"/>
    <w:rsid w:val="009063BE"/>
    <w:rsid w:val="009249DB"/>
    <w:rsid w:val="00940A42"/>
    <w:rsid w:val="00945478"/>
    <w:rsid w:val="00956CA6"/>
    <w:rsid w:val="00960DBD"/>
    <w:rsid w:val="00966144"/>
    <w:rsid w:val="009722FC"/>
    <w:rsid w:val="00981746"/>
    <w:rsid w:val="009834A1"/>
    <w:rsid w:val="0098654E"/>
    <w:rsid w:val="00987B37"/>
    <w:rsid w:val="009909D6"/>
    <w:rsid w:val="009A4507"/>
    <w:rsid w:val="009A787B"/>
    <w:rsid w:val="009B1AB4"/>
    <w:rsid w:val="009B6634"/>
    <w:rsid w:val="009B6D76"/>
    <w:rsid w:val="009C29D9"/>
    <w:rsid w:val="009C7D2A"/>
    <w:rsid w:val="009D3789"/>
    <w:rsid w:val="009D4047"/>
    <w:rsid w:val="009E2782"/>
    <w:rsid w:val="009E63C1"/>
    <w:rsid w:val="00A0354B"/>
    <w:rsid w:val="00A12AD1"/>
    <w:rsid w:val="00A14AD1"/>
    <w:rsid w:val="00A17ED1"/>
    <w:rsid w:val="00A32F1D"/>
    <w:rsid w:val="00A35796"/>
    <w:rsid w:val="00A36E87"/>
    <w:rsid w:val="00A37C90"/>
    <w:rsid w:val="00A414C9"/>
    <w:rsid w:val="00A42AAA"/>
    <w:rsid w:val="00A444B6"/>
    <w:rsid w:val="00A45D12"/>
    <w:rsid w:val="00A477FF"/>
    <w:rsid w:val="00A5229F"/>
    <w:rsid w:val="00A52728"/>
    <w:rsid w:val="00A60D07"/>
    <w:rsid w:val="00A621DE"/>
    <w:rsid w:val="00A6235F"/>
    <w:rsid w:val="00A62709"/>
    <w:rsid w:val="00A66CB1"/>
    <w:rsid w:val="00A7267C"/>
    <w:rsid w:val="00A7730F"/>
    <w:rsid w:val="00A80E39"/>
    <w:rsid w:val="00A823B4"/>
    <w:rsid w:val="00A82B21"/>
    <w:rsid w:val="00A85A5E"/>
    <w:rsid w:val="00A87E4B"/>
    <w:rsid w:val="00A948B8"/>
    <w:rsid w:val="00A969DC"/>
    <w:rsid w:val="00A9770C"/>
    <w:rsid w:val="00AA54B5"/>
    <w:rsid w:val="00AA6DB6"/>
    <w:rsid w:val="00AB543F"/>
    <w:rsid w:val="00AC2A6B"/>
    <w:rsid w:val="00AC35CB"/>
    <w:rsid w:val="00AC3AFD"/>
    <w:rsid w:val="00AC5FA6"/>
    <w:rsid w:val="00AE123A"/>
    <w:rsid w:val="00AE4049"/>
    <w:rsid w:val="00B03A42"/>
    <w:rsid w:val="00B04781"/>
    <w:rsid w:val="00B23D49"/>
    <w:rsid w:val="00B25372"/>
    <w:rsid w:val="00B347EA"/>
    <w:rsid w:val="00B40817"/>
    <w:rsid w:val="00B40ABF"/>
    <w:rsid w:val="00B53B00"/>
    <w:rsid w:val="00B5760F"/>
    <w:rsid w:val="00B678DD"/>
    <w:rsid w:val="00B7229F"/>
    <w:rsid w:val="00B74249"/>
    <w:rsid w:val="00B859B7"/>
    <w:rsid w:val="00B956CE"/>
    <w:rsid w:val="00B95D12"/>
    <w:rsid w:val="00B97693"/>
    <w:rsid w:val="00BC1DD3"/>
    <w:rsid w:val="00BD23CD"/>
    <w:rsid w:val="00BD509F"/>
    <w:rsid w:val="00BE7F81"/>
    <w:rsid w:val="00BF0AC2"/>
    <w:rsid w:val="00BF73F7"/>
    <w:rsid w:val="00C05B7E"/>
    <w:rsid w:val="00C06792"/>
    <w:rsid w:val="00C0703C"/>
    <w:rsid w:val="00C07655"/>
    <w:rsid w:val="00C15B64"/>
    <w:rsid w:val="00C359DC"/>
    <w:rsid w:val="00C42992"/>
    <w:rsid w:val="00C44D8C"/>
    <w:rsid w:val="00C44E45"/>
    <w:rsid w:val="00C46AAF"/>
    <w:rsid w:val="00C50078"/>
    <w:rsid w:val="00C51781"/>
    <w:rsid w:val="00C55EAD"/>
    <w:rsid w:val="00C62657"/>
    <w:rsid w:val="00C63995"/>
    <w:rsid w:val="00C70F8C"/>
    <w:rsid w:val="00C739C0"/>
    <w:rsid w:val="00C817D6"/>
    <w:rsid w:val="00C95DEC"/>
    <w:rsid w:val="00C96AFB"/>
    <w:rsid w:val="00C9757B"/>
    <w:rsid w:val="00CA280E"/>
    <w:rsid w:val="00CB35F7"/>
    <w:rsid w:val="00CB4954"/>
    <w:rsid w:val="00CC36BD"/>
    <w:rsid w:val="00CC64C8"/>
    <w:rsid w:val="00CE2686"/>
    <w:rsid w:val="00CF2C15"/>
    <w:rsid w:val="00CF6530"/>
    <w:rsid w:val="00D10E2F"/>
    <w:rsid w:val="00D20820"/>
    <w:rsid w:val="00D21CAC"/>
    <w:rsid w:val="00D27AF9"/>
    <w:rsid w:val="00D3003B"/>
    <w:rsid w:val="00D35AC8"/>
    <w:rsid w:val="00D37B7A"/>
    <w:rsid w:val="00D416DD"/>
    <w:rsid w:val="00D4233B"/>
    <w:rsid w:val="00D4376A"/>
    <w:rsid w:val="00D464FE"/>
    <w:rsid w:val="00D5707E"/>
    <w:rsid w:val="00D66823"/>
    <w:rsid w:val="00D82153"/>
    <w:rsid w:val="00D8463D"/>
    <w:rsid w:val="00D85D41"/>
    <w:rsid w:val="00D91583"/>
    <w:rsid w:val="00DC4251"/>
    <w:rsid w:val="00DD0456"/>
    <w:rsid w:val="00DD7546"/>
    <w:rsid w:val="00DE056C"/>
    <w:rsid w:val="00DE19CD"/>
    <w:rsid w:val="00DE7717"/>
    <w:rsid w:val="00DF02A3"/>
    <w:rsid w:val="00DF0FA5"/>
    <w:rsid w:val="00E00E2D"/>
    <w:rsid w:val="00E06818"/>
    <w:rsid w:val="00E0749F"/>
    <w:rsid w:val="00E1525A"/>
    <w:rsid w:val="00E1566F"/>
    <w:rsid w:val="00E25079"/>
    <w:rsid w:val="00E45D2B"/>
    <w:rsid w:val="00E70291"/>
    <w:rsid w:val="00E7159D"/>
    <w:rsid w:val="00E77DCD"/>
    <w:rsid w:val="00E80678"/>
    <w:rsid w:val="00E82F49"/>
    <w:rsid w:val="00E83F41"/>
    <w:rsid w:val="00E91E91"/>
    <w:rsid w:val="00E94E39"/>
    <w:rsid w:val="00E97786"/>
    <w:rsid w:val="00EA5FFA"/>
    <w:rsid w:val="00EB207E"/>
    <w:rsid w:val="00EB4801"/>
    <w:rsid w:val="00EB5E07"/>
    <w:rsid w:val="00EB6F9F"/>
    <w:rsid w:val="00EC0820"/>
    <w:rsid w:val="00ED1B2B"/>
    <w:rsid w:val="00ED31F3"/>
    <w:rsid w:val="00ED4E33"/>
    <w:rsid w:val="00EE02B5"/>
    <w:rsid w:val="00EE0B4B"/>
    <w:rsid w:val="00EE27B4"/>
    <w:rsid w:val="00EF0B32"/>
    <w:rsid w:val="00EF2871"/>
    <w:rsid w:val="00EF42B8"/>
    <w:rsid w:val="00EF7725"/>
    <w:rsid w:val="00F05BC4"/>
    <w:rsid w:val="00F16049"/>
    <w:rsid w:val="00F1641F"/>
    <w:rsid w:val="00F17D15"/>
    <w:rsid w:val="00F25DC3"/>
    <w:rsid w:val="00F27781"/>
    <w:rsid w:val="00F455ED"/>
    <w:rsid w:val="00F56E3D"/>
    <w:rsid w:val="00F62CD1"/>
    <w:rsid w:val="00F83227"/>
    <w:rsid w:val="00F87067"/>
    <w:rsid w:val="00F92957"/>
    <w:rsid w:val="00F95B68"/>
    <w:rsid w:val="00F966EF"/>
    <w:rsid w:val="00FA6CAA"/>
    <w:rsid w:val="00FB0CD8"/>
    <w:rsid w:val="00FC4375"/>
    <w:rsid w:val="00FC71BA"/>
    <w:rsid w:val="00FD18A6"/>
    <w:rsid w:val="00FD76FD"/>
    <w:rsid w:val="00FE034E"/>
    <w:rsid w:val="00FE186D"/>
    <w:rsid w:val="00FE460C"/>
    <w:rsid w:val="00FE48D3"/>
    <w:rsid w:val="00FE6EE0"/>
    <w:rsid w:val="00FF2FC4"/>
    <w:rsid w:val="00FF4CBF"/>
    <w:rsid w:val="00FF794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33" type="connector" idref="#_x0000_s1047"/>
      </o:rules>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semiHidden="0" w:uiPriority="35" w:unhideWhenUsed="0"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940A42"/>
    <w:pPr>
      <w:widowControl w:val="0"/>
      <w:suppressAutoHyphens/>
      <w:autoSpaceDE w:val="0"/>
    </w:pPr>
    <w:rPr>
      <w:sz w:val="22"/>
      <w:szCs w:val="22"/>
      <w:lang w:eastAsia="ar-SA"/>
    </w:rPr>
  </w:style>
  <w:style w:type="paragraph" w:styleId="Heading1">
    <w:name w:val="heading 1"/>
    <w:basedOn w:val="Normal"/>
    <w:next w:val="Normal"/>
    <w:qFormat/>
    <w:rsid w:val="00940A42"/>
    <w:pPr>
      <w:keepNext/>
      <w:numPr>
        <w:numId w:val="1"/>
      </w:numPr>
      <w:tabs>
        <w:tab w:val="left" w:pos="540"/>
      </w:tabs>
      <w:outlineLvl w:val="0"/>
    </w:pPr>
    <w:rPr>
      <w:b/>
      <w:bCs/>
    </w:rPr>
  </w:style>
  <w:style w:type="paragraph" w:styleId="Heading2">
    <w:name w:val="heading 2"/>
    <w:basedOn w:val="Normal"/>
    <w:next w:val="Normal"/>
    <w:qFormat/>
    <w:rsid w:val="00940A42"/>
    <w:pPr>
      <w:numPr>
        <w:ilvl w:val="1"/>
        <w:numId w:val="1"/>
      </w:numPr>
      <w:outlineLvl w:val="1"/>
    </w:pPr>
    <w:rPr>
      <w:b/>
      <w:bCs/>
      <w:szCs w:val="26"/>
    </w:rPr>
  </w:style>
  <w:style w:type="paragraph" w:styleId="Heading3">
    <w:name w:val="heading 3"/>
    <w:basedOn w:val="Normal"/>
    <w:next w:val="Normal"/>
    <w:qFormat/>
    <w:rsid w:val="00940A42"/>
    <w:pPr>
      <w:numPr>
        <w:ilvl w:val="2"/>
        <w:numId w:val="1"/>
      </w:numPr>
      <w:outlineLvl w:val="2"/>
    </w:pPr>
    <w:rPr>
      <w:rFonts w:ascii="Arial" w:hAnsi="Arial"/>
      <w:b/>
      <w:bCs/>
      <w:color w:val="1F497D"/>
    </w:rPr>
  </w:style>
  <w:style w:type="paragraph" w:styleId="Heading4">
    <w:name w:val="heading 4"/>
    <w:basedOn w:val="Normal"/>
    <w:next w:val="Normal"/>
    <w:qFormat/>
    <w:rsid w:val="00940A42"/>
    <w:pPr>
      <w:keepNext/>
      <w:numPr>
        <w:ilvl w:val="3"/>
        <w:numId w:val="1"/>
      </w:numPr>
      <w:spacing w:before="20"/>
      <w:ind w:left="0" w:right="144" w:firstLine="0"/>
      <w:jc w:val="both"/>
      <w:outlineLvl w:val="3"/>
    </w:pPr>
    <w:rPr>
      <w:rFonts w:ascii="Arial" w:hAnsi="Arial"/>
      <w:b/>
      <w:bCs/>
      <w:i/>
      <w:iCs/>
      <w:color w:val="E36C0A"/>
    </w:rPr>
  </w:style>
  <w:style w:type="paragraph" w:styleId="Heading5">
    <w:name w:val="heading 5"/>
    <w:basedOn w:val="Normal"/>
    <w:next w:val="Normal"/>
    <w:qFormat/>
    <w:rsid w:val="00940A42"/>
    <w:pPr>
      <w:keepNext/>
      <w:numPr>
        <w:ilvl w:val="4"/>
        <w:numId w:val="1"/>
      </w:numPr>
      <w:outlineLvl w:val="4"/>
    </w:pPr>
    <w:rPr>
      <w:rFonts w:ascii="Arial" w:hAnsi="Arial"/>
      <w:b/>
      <w:color w:val="E36C0A"/>
    </w:rPr>
  </w:style>
  <w:style w:type="paragraph" w:styleId="Heading6">
    <w:name w:val="heading 6"/>
    <w:basedOn w:val="Normal"/>
    <w:next w:val="Normal"/>
    <w:qFormat/>
    <w:rsid w:val="00940A42"/>
    <w:pPr>
      <w:numPr>
        <w:ilvl w:val="5"/>
        <w:numId w:val="1"/>
      </w:numPr>
      <w:spacing w:before="240" w:after="60"/>
      <w:outlineLvl w:val="5"/>
    </w:pPr>
    <w:rPr>
      <w:b/>
      <w:bCs/>
    </w:rPr>
  </w:style>
  <w:style w:type="paragraph" w:styleId="Heading7">
    <w:name w:val="heading 7"/>
    <w:basedOn w:val="Normal"/>
    <w:next w:val="Normal"/>
    <w:qFormat/>
    <w:rsid w:val="00940A42"/>
    <w:pPr>
      <w:numPr>
        <w:ilvl w:val="6"/>
        <w:numId w:val="1"/>
      </w:numPr>
      <w:spacing w:before="240" w:after="60"/>
      <w:outlineLvl w:val="6"/>
    </w:pPr>
    <w:rPr>
      <w:sz w:val="24"/>
      <w:szCs w:val="24"/>
    </w:rPr>
  </w:style>
  <w:style w:type="paragraph" w:styleId="Heading8">
    <w:name w:val="heading 8"/>
    <w:basedOn w:val="Normal"/>
    <w:next w:val="Normal"/>
    <w:qFormat/>
    <w:rsid w:val="00940A42"/>
    <w:pPr>
      <w:numPr>
        <w:ilvl w:val="7"/>
        <w:numId w:val="1"/>
      </w:numPr>
      <w:spacing w:before="240" w:after="60"/>
      <w:outlineLvl w:val="7"/>
    </w:pPr>
    <w:rPr>
      <w:i/>
      <w:iCs/>
      <w:sz w:val="24"/>
      <w:szCs w:val="24"/>
    </w:rPr>
  </w:style>
  <w:style w:type="paragraph" w:styleId="Heading9">
    <w:name w:val="heading 9"/>
    <w:basedOn w:val="Normal"/>
    <w:next w:val="Normal"/>
    <w:qFormat/>
    <w:rsid w:val="00940A42"/>
    <w:pPr>
      <w:numPr>
        <w:ilvl w:val="8"/>
        <w:numId w:val="1"/>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940A42"/>
    <w:rPr>
      <w:rFonts w:ascii="Times New Roman" w:hAnsi="Times New Roman"/>
      <w:b/>
      <w:i w:val="0"/>
      <w:sz w:val="24"/>
    </w:rPr>
  </w:style>
  <w:style w:type="character" w:customStyle="1" w:styleId="WW8Num1z1">
    <w:name w:val="WW8Num1z1"/>
    <w:rsid w:val="00940A42"/>
    <w:rPr>
      <w:rFonts w:ascii="Arial" w:hAnsi="Arial" w:cs="Arial"/>
      <w:b/>
      <w:i w:val="0"/>
      <w:color w:val="000000"/>
      <w:sz w:val="20"/>
    </w:rPr>
  </w:style>
  <w:style w:type="character" w:customStyle="1" w:styleId="WW8Num1z2">
    <w:name w:val="WW8Num1z2"/>
    <w:rsid w:val="00940A42"/>
    <w:rPr>
      <w:rFonts w:ascii="Times New Roman" w:hAnsi="Times New Roman"/>
      <w:b/>
      <w:i w:val="0"/>
      <w:sz w:val="22"/>
    </w:rPr>
  </w:style>
  <w:style w:type="character" w:customStyle="1" w:styleId="WW8Num1z3">
    <w:name w:val="WW8Num1z3"/>
    <w:rsid w:val="00940A42"/>
    <w:rPr>
      <w:rFonts w:ascii="Arial" w:hAnsi="Arial"/>
      <w:b/>
      <w:i w:val="0"/>
      <w:sz w:val="22"/>
    </w:rPr>
  </w:style>
  <w:style w:type="character" w:customStyle="1" w:styleId="WW8Num1z4">
    <w:name w:val="WW8Num1z4"/>
    <w:rsid w:val="00940A42"/>
    <w:rPr>
      <w:rFonts w:ascii="Times New Roman" w:hAnsi="Times New Roman" w:cs="Times New Roman"/>
      <w:b w:val="0"/>
      <w:bCs w:val="0"/>
      <w:i w:val="0"/>
      <w:iCs w:val="0"/>
      <w:caps w:val="0"/>
      <w:smallCaps w:val="0"/>
      <w:strike w:val="0"/>
      <w:dstrike w:val="0"/>
      <w:outline w:val="0"/>
      <w:shadow w:val="0"/>
      <w:vanish w:val="0"/>
      <w:color w:val="000000"/>
      <w:spacing w:val="0"/>
      <w:w w:val="100"/>
      <w:kern w:val="1"/>
      <w:position w:val="0"/>
      <w:sz w:val="24"/>
      <w:szCs w:val="0"/>
      <w:u w:val="none"/>
      <w:vertAlign w:val="baseline"/>
      <w:em w:val="none"/>
    </w:rPr>
  </w:style>
  <w:style w:type="character" w:customStyle="1" w:styleId="WW8Num2z0">
    <w:name w:val="WW8Num2z0"/>
    <w:rsid w:val="00940A42"/>
    <w:rPr>
      <w:rFonts w:ascii="Symbol" w:hAnsi="Symbol"/>
    </w:rPr>
  </w:style>
  <w:style w:type="character" w:customStyle="1" w:styleId="WW8Num4z0">
    <w:name w:val="WW8Num4z0"/>
    <w:rsid w:val="00940A42"/>
    <w:rPr>
      <w:rFonts w:ascii="Symbol" w:hAnsi="Symbol"/>
    </w:rPr>
  </w:style>
  <w:style w:type="character" w:customStyle="1" w:styleId="WW8Num5z0">
    <w:name w:val="WW8Num5z0"/>
    <w:rsid w:val="00940A42"/>
    <w:rPr>
      <w:rFonts w:ascii="Wingdings" w:hAnsi="Wingdings"/>
    </w:rPr>
  </w:style>
  <w:style w:type="character" w:customStyle="1" w:styleId="WW8Num8z0">
    <w:name w:val="WW8Num8z0"/>
    <w:rsid w:val="00940A42"/>
    <w:rPr>
      <w:rFonts w:ascii="Symbol" w:hAnsi="Symbol"/>
    </w:rPr>
  </w:style>
  <w:style w:type="character" w:customStyle="1" w:styleId="WW8Num10z0">
    <w:name w:val="WW8Num10z0"/>
    <w:rsid w:val="00940A42"/>
    <w:rPr>
      <w:rFonts w:ascii="Wingdings" w:hAnsi="Wingdings"/>
    </w:rPr>
  </w:style>
  <w:style w:type="character" w:customStyle="1" w:styleId="WW8Num11z1">
    <w:name w:val="WW8Num11z1"/>
    <w:rsid w:val="00940A42"/>
    <w:rPr>
      <w:rFonts w:ascii="Courier New" w:hAnsi="Courier New" w:cs="Courier New"/>
    </w:rPr>
  </w:style>
  <w:style w:type="character" w:customStyle="1" w:styleId="WW8Num13z0">
    <w:name w:val="WW8Num13z0"/>
    <w:rsid w:val="00940A42"/>
    <w:rPr>
      <w:rFonts w:ascii="Symbol" w:hAnsi="Symbol"/>
    </w:rPr>
  </w:style>
  <w:style w:type="character" w:customStyle="1" w:styleId="WW8Num13z1">
    <w:name w:val="WW8Num13z1"/>
    <w:rsid w:val="00940A42"/>
    <w:rPr>
      <w:rFonts w:ascii="OpenSymbol" w:hAnsi="OpenSymbol" w:cs="OpenSymbol"/>
    </w:rPr>
  </w:style>
  <w:style w:type="character" w:customStyle="1" w:styleId="Absatz-Standardschriftart">
    <w:name w:val="Absatz-Standardschriftart"/>
    <w:rsid w:val="00940A42"/>
  </w:style>
  <w:style w:type="character" w:customStyle="1" w:styleId="WW8Num6z0">
    <w:name w:val="WW8Num6z0"/>
    <w:rsid w:val="00940A42"/>
    <w:rPr>
      <w:rFonts w:ascii="Symbol" w:hAnsi="Symbol"/>
    </w:rPr>
  </w:style>
  <w:style w:type="character" w:customStyle="1" w:styleId="WW8Num9z0">
    <w:name w:val="WW8Num9z0"/>
    <w:rsid w:val="00940A42"/>
    <w:rPr>
      <w:rFonts w:ascii="Arial" w:hAnsi="Arial"/>
      <w:sz w:val="24"/>
    </w:rPr>
  </w:style>
  <w:style w:type="character" w:customStyle="1" w:styleId="WW8Num11z0">
    <w:name w:val="WW8Num11z0"/>
    <w:rsid w:val="00940A42"/>
    <w:rPr>
      <w:rFonts w:ascii="Symbol" w:hAnsi="Symbol"/>
    </w:rPr>
  </w:style>
  <w:style w:type="character" w:customStyle="1" w:styleId="WW8Num12z1">
    <w:name w:val="WW8Num12z1"/>
    <w:rsid w:val="00940A42"/>
    <w:rPr>
      <w:b/>
    </w:rPr>
  </w:style>
  <w:style w:type="character" w:customStyle="1" w:styleId="WW8Num15z0">
    <w:name w:val="WW8Num15z0"/>
    <w:rsid w:val="00940A42"/>
    <w:rPr>
      <w:rFonts w:ascii="Wingdings 2" w:hAnsi="Wingdings 2" w:cs="OpenSymbol"/>
    </w:rPr>
  </w:style>
  <w:style w:type="character" w:customStyle="1" w:styleId="WW8Num15z1">
    <w:name w:val="WW8Num15z1"/>
    <w:rsid w:val="00940A42"/>
    <w:rPr>
      <w:rFonts w:ascii="OpenSymbol" w:hAnsi="OpenSymbol" w:cs="OpenSymbol"/>
    </w:rPr>
  </w:style>
  <w:style w:type="character" w:customStyle="1" w:styleId="WW8Num16z0">
    <w:name w:val="WW8Num16z0"/>
    <w:rsid w:val="00940A42"/>
    <w:rPr>
      <w:rFonts w:ascii="Symbol" w:hAnsi="Symbol"/>
    </w:rPr>
  </w:style>
  <w:style w:type="character" w:customStyle="1" w:styleId="WW8Num17z0">
    <w:name w:val="WW8Num17z0"/>
    <w:rsid w:val="00940A42"/>
    <w:rPr>
      <w:rFonts w:ascii="Wingdings 2" w:hAnsi="Wingdings 2" w:cs="OpenSymbol"/>
    </w:rPr>
  </w:style>
  <w:style w:type="character" w:customStyle="1" w:styleId="WW8Num17z1">
    <w:name w:val="WW8Num17z1"/>
    <w:rsid w:val="00940A42"/>
    <w:rPr>
      <w:rFonts w:ascii="OpenSymbol" w:hAnsi="OpenSymbol" w:cs="OpenSymbol"/>
    </w:rPr>
  </w:style>
  <w:style w:type="character" w:customStyle="1" w:styleId="WW8Num18z0">
    <w:name w:val="WW8Num18z0"/>
    <w:rsid w:val="00940A42"/>
    <w:rPr>
      <w:rFonts w:ascii="Symbol" w:hAnsi="Symbol"/>
    </w:rPr>
  </w:style>
  <w:style w:type="character" w:customStyle="1" w:styleId="WW8Num18z1">
    <w:name w:val="WW8Num18z1"/>
    <w:rsid w:val="00940A42"/>
    <w:rPr>
      <w:rFonts w:ascii="Courier New" w:hAnsi="Courier New" w:cs="Courier New"/>
    </w:rPr>
  </w:style>
  <w:style w:type="character" w:customStyle="1" w:styleId="DefaultParagraphFont1">
    <w:name w:val="Default Paragraph Font1"/>
    <w:rsid w:val="00940A42"/>
  </w:style>
  <w:style w:type="character" w:customStyle="1" w:styleId="WW-DefaultParagraphFont">
    <w:name w:val="WW-Default Paragraph Font"/>
    <w:rsid w:val="00940A42"/>
  </w:style>
  <w:style w:type="character" w:customStyle="1" w:styleId="WW8Num2z1">
    <w:name w:val="WW8Num2z1"/>
    <w:rsid w:val="00940A42"/>
    <w:rPr>
      <w:rFonts w:ascii="Courier New" w:hAnsi="Courier New" w:cs="Courier New"/>
    </w:rPr>
  </w:style>
  <w:style w:type="character" w:customStyle="1" w:styleId="WW8Num2z2">
    <w:name w:val="WW8Num2z2"/>
    <w:rsid w:val="00940A42"/>
    <w:rPr>
      <w:rFonts w:ascii="Wingdings" w:hAnsi="Wingdings"/>
    </w:rPr>
  </w:style>
  <w:style w:type="character" w:customStyle="1" w:styleId="WW8Num3z0">
    <w:name w:val="WW8Num3z0"/>
    <w:rsid w:val="00940A42"/>
    <w:rPr>
      <w:rFonts w:ascii="Arial" w:hAnsi="Arial"/>
    </w:rPr>
  </w:style>
  <w:style w:type="character" w:customStyle="1" w:styleId="WW8Num4z2">
    <w:name w:val="WW8Num4z2"/>
    <w:rsid w:val="00940A42"/>
    <w:rPr>
      <w:rFonts w:ascii="Wingdings" w:hAnsi="Wingdings"/>
    </w:rPr>
  </w:style>
  <w:style w:type="character" w:customStyle="1" w:styleId="WW8Num4z4">
    <w:name w:val="WW8Num4z4"/>
    <w:rsid w:val="00940A42"/>
    <w:rPr>
      <w:rFonts w:ascii="Courier New" w:hAnsi="Courier New"/>
    </w:rPr>
  </w:style>
  <w:style w:type="character" w:customStyle="1" w:styleId="WW8Num6z1">
    <w:name w:val="WW8Num6z1"/>
    <w:rsid w:val="00940A42"/>
    <w:rPr>
      <w:rFonts w:ascii="Courier New" w:hAnsi="Courier New" w:cs="Courier New"/>
    </w:rPr>
  </w:style>
  <w:style w:type="character" w:customStyle="1" w:styleId="WW8Num6z2">
    <w:name w:val="WW8Num6z2"/>
    <w:rsid w:val="00940A42"/>
    <w:rPr>
      <w:rFonts w:ascii="Wingdings" w:hAnsi="Wingdings"/>
    </w:rPr>
  </w:style>
  <w:style w:type="character" w:customStyle="1" w:styleId="WW8Num7z0">
    <w:name w:val="WW8Num7z0"/>
    <w:rsid w:val="00940A42"/>
    <w:rPr>
      <w:rFonts w:ascii="Arial" w:hAnsi="Arial" w:cs="Arial"/>
      <w:color w:val="000000"/>
    </w:rPr>
  </w:style>
  <w:style w:type="character" w:customStyle="1" w:styleId="WW8Num8z1">
    <w:name w:val="WW8Num8z1"/>
    <w:rsid w:val="00940A42"/>
    <w:rPr>
      <w:rFonts w:ascii="Courier New" w:hAnsi="Courier New" w:cs="Courier New"/>
    </w:rPr>
  </w:style>
  <w:style w:type="character" w:customStyle="1" w:styleId="WW8Num8z2">
    <w:name w:val="WW8Num8z2"/>
    <w:rsid w:val="00940A42"/>
    <w:rPr>
      <w:rFonts w:ascii="Wingdings" w:hAnsi="Wingdings"/>
    </w:rPr>
  </w:style>
  <w:style w:type="character" w:customStyle="1" w:styleId="WW8Num10z1">
    <w:name w:val="WW8Num10z1"/>
    <w:rsid w:val="00940A42"/>
    <w:rPr>
      <w:rFonts w:ascii="Courier New" w:hAnsi="Courier New" w:cs="Courier New"/>
    </w:rPr>
  </w:style>
  <w:style w:type="character" w:customStyle="1" w:styleId="WW8Num10z3">
    <w:name w:val="WW8Num10z3"/>
    <w:rsid w:val="00940A42"/>
    <w:rPr>
      <w:rFonts w:ascii="Symbol" w:hAnsi="Symbol"/>
    </w:rPr>
  </w:style>
  <w:style w:type="character" w:customStyle="1" w:styleId="WW8Num11z2">
    <w:name w:val="WW8Num11z2"/>
    <w:rsid w:val="00940A42"/>
    <w:rPr>
      <w:rFonts w:ascii="Wingdings" w:hAnsi="Wingdings"/>
    </w:rPr>
  </w:style>
  <w:style w:type="character" w:customStyle="1" w:styleId="WW8Num13z2">
    <w:name w:val="WW8Num13z2"/>
    <w:rsid w:val="00940A42"/>
    <w:rPr>
      <w:rFonts w:ascii="Wingdings" w:hAnsi="Wingdings"/>
    </w:rPr>
  </w:style>
  <w:style w:type="character" w:customStyle="1" w:styleId="WW8Num13z4">
    <w:name w:val="WW8Num13z4"/>
    <w:rsid w:val="00940A42"/>
    <w:rPr>
      <w:rFonts w:ascii="Courier New" w:hAnsi="Courier New" w:cs="Courier New"/>
    </w:rPr>
  </w:style>
  <w:style w:type="character" w:customStyle="1" w:styleId="WW8Num16z1">
    <w:name w:val="WW8Num16z1"/>
    <w:rsid w:val="00940A42"/>
    <w:rPr>
      <w:rFonts w:ascii="Courier New" w:hAnsi="Courier New" w:cs="Courier New"/>
    </w:rPr>
  </w:style>
  <w:style w:type="character" w:customStyle="1" w:styleId="WW8Num16z2">
    <w:name w:val="WW8Num16z2"/>
    <w:rsid w:val="00940A42"/>
    <w:rPr>
      <w:rFonts w:ascii="Wingdings" w:hAnsi="Wingdings"/>
    </w:rPr>
  </w:style>
  <w:style w:type="character" w:customStyle="1" w:styleId="WW8Num18z2">
    <w:name w:val="WW8Num18z2"/>
    <w:rsid w:val="00940A42"/>
    <w:rPr>
      <w:rFonts w:ascii="Wingdings" w:hAnsi="Wingdings"/>
    </w:rPr>
  </w:style>
  <w:style w:type="character" w:customStyle="1" w:styleId="WW8Num21z0">
    <w:name w:val="WW8Num21z0"/>
    <w:rsid w:val="00940A42"/>
    <w:rPr>
      <w:b w:val="0"/>
    </w:rPr>
  </w:style>
  <w:style w:type="character" w:customStyle="1" w:styleId="WW8Num22z0">
    <w:name w:val="WW8Num22z0"/>
    <w:rsid w:val="00940A42"/>
    <w:rPr>
      <w:rFonts w:ascii="Symbol" w:hAnsi="Symbol"/>
    </w:rPr>
  </w:style>
  <w:style w:type="character" w:customStyle="1" w:styleId="WW8Num22z1">
    <w:name w:val="WW8Num22z1"/>
    <w:rsid w:val="00940A42"/>
    <w:rPr>
      <w:rFonts w:ascii="Courier New" w:hAnsi="Courier New"/>
    </w:rPr>
  </w:style>
  <w:style w:type="character" w:customStyle="1" w:styleId="WW8Num22z2">
    <w:name w:val="WW8Num22z2"/>
    <w:rsid w:val="00940A42"/>
    <w:rPr>
      <w:rFonts w:ascii="Wingdings" w:hAnsi="Wingdings"/>
    </w:rPr>
  </w:style>
  <w:style w:type="character" w:customStyle="1" w:styleId="WW8Num26z0">
    <w:name w:val="WW8Num26z0"/>
    <w:rsid w:val="00940A42"/>
    <w:rPr>
      <w:rFonts w:ascii="Times New Roman" w:hAnsi="Times New Roman"/>
      <w:b/>
      <w:i w:val="0"/>
      <w:sz w:val="24"/>
    </w:rPr>
  </w:style>
  <w:style w:type="character" w:customStyle="1" w:styleId="WW8Num26z1">
    <w:name w:val="WW8Num26z1"/>
    <w:rsid w:val="00940A42"/>
    <w:rPr>
      <w:rFonts w:ascii="Arial" w:hAnsi="Arial" w:cs="Arial"/>
      <w:b/>
      <w:i w:val="0"/>
      <w:color w:val="000000"/>
      <w:sz w:val="20"/>
    </w:rPr>
  </w:style>
  <w:style w:type="character" w:customStyle="1" w:styleId="WW8Num26z2">
    <w:name w:val="WW8Num26z2"/>
    <w:rsid w:val="00940A42"/>
    <w:rPr>
      <w:rFonts w:ascii="Times New Roman" w:hAnsi="Times New Roman"/>
      <w:b/>
      <w:i w:val="0"/>
      <w:sz w:val="22"/>
    </w:rPr>
  </w:style>
  <w:style w:type="character" w:customStyle="1" w:styleId="WW8Num26z3">
    <w:name w:val="WW8Num26z3"/>
    <w:rsid w:val="00940A42"/>
    <w:rPr>
      <w:rFonts w:ascii="Arial" w:hAnsi="Arial"/>
      <w:b/>
      <w:i w:val="0"/>
      <w:sz w:val="22"/>
    </w:rPr>
  </w:style>
  <w:style w:type="character" w:customStyle="1" w:styleId="WW8Num26z4">
    <w:name w:val="WW8Num26z4"/>
    <w:rsid w:val="00940A42"/>
    <w:rPr>
      <w:rFonts w:ascii="Times New Roman" w:hAnsi="Times New Roman" w:cs="Times New Roman"/>
      <w:b w:val="0"/>
      <w:bCs w:val="0"/>
      <w:i w:val="0"/>
      <w:iCs w:val="0"/>
      <w:caps w:val="0"/>
      <w:smallCaps w:val="0"/>
      <w:strike w:val="0"/>
      <w:dstrike w:val="0"/>
      <w:outline w:val="0"/>
      <w:shadow w:val="0"/>
      <w:vanish w:val="0"/>
      <w:color w:val="000000"/>
      <w:spacing w:val="0"/>
      <w:w w:val="100"/>
      <w:kern w:val="1"/>
      <w:position w:val="0"/>
      <w:sz w:val="24"/>
      <w:szCs w:val="0"/>
      <w:u w:val="none"/>
      <w:vertAlign w:val="baseline"/>
      <w:em w:val="none"/>
    </w:rPr>
  </w:style>
  <w:style w:type="character" w:customStyle="1" w:styleId="WW8Num28z1">
    <w:name w:val="WW8Num28z1"/>
    <w:rsid w:val="00940A42"/>
    <w:rPr>
      <w:rFonts w:ascii="Courier New" w:hAnsi="Courier New" w:cs="Courier New"/>
    </w:rPr>
  </w:style>
  <w:style w:type="character" w:customStyle="1" w:styleId="WW8Num28z2">
    <w:name w:val="WW8Num28z2"/>
    <w:rsid w:val="00940A42"/>
    <w:rPr>
      <w:rFonts w:ascii="Wingdings" w:hAnsi="Wingdings"/>
    </w:rPr>
  </w:style>
  <w:style w:type="character" w:customStyle="1" w:styleId="WW8Num28z3">
    <w:name w:val="WW8Num28z3"/>
    <w:rsid w:val="00940A42"/>
    <w:rPr>
      <w:rFonts w:ascii="Symbol" w:hAnsi="Symbol"/>
    </w:rPr>
  </w:style>
  <w:style w:type="character" w:customStyle="1" w:styleId="WW8Num29z0">
    <w:name w:val="WW8Num29z0"/>
    <w:rsid w:val="00940A42"/>
    <w:rPr>
      <w:rFonts w:ascii="Symbol" w:hAnsi="Symbol"/>
    </w:rPr>
  </w:style>
  <w:style w:type="character" w:customStyle="1" w:styleId="WW8Num29z1">
    <w:name w:val="WW8Num29z1"/>
    <w:rsid w:val="00940A42"/>
    <w:rPr>
      <w:rFonts w:ascii="Courier New" w:hAnsi="Courier New" w:cs="Courier New"/>
    </w:rPr>
  </w:style>
  <w:style w:type="character" w:customStyle="1" w:styleId="WW8Num29z2">
    <w:name w:val="WW8Num29z2"/>
    <w:rsid w:val="00940A42"/>
    <w:rPr>
      <w:rFonts w:ascii="Wingdings" w:hAnsi="Wingdings"/>
    </w:rPr>
  </w:style>
  <w:style w:type="character" w:customStyle="1" w:styleId="WW8Num30z0">
    <w:name w:val="WW8Num30z0"/>
    <w:rsid w:val="00940A42"/>
    <w:rPr>
      <w:rFonts w:ascii="Courier New" w:hAnsi="Courier New" w:cs="Courier New"/>
    </w:rPr>
  </w:style>
  <w:style w:type="character" w:customStyle="1" w:styleId="WW8Num30z2">
    <w:name w:val="WW8Num30z2"/>
    <w:rsid w:val="00940A42"/>
    <w:rPr>
      <w:rFonts w:ascii="Wingdings" w:hAnsi="Wingdings"/>
    </w:rPr>
  </w:style>
  <w:style w:type="character" w:customStyle="1" w:styleId="WW8Num30z3">
    <w:name w:val="WW8Num30z3"/>
    <w:rsid w:val="00940A42"/>
    <w:rPr>
      <w:rFonts w:ascii="Symbol" w:hAnsi="Symbol"/>
    </w:rPr>
  </w:style>
  <w:style w:type="character" w:customStyle="1" w:styleId="WW-DefaultParagraphFont1">
    <w:name w:val="WW-Default Paragraph Font1"/>
    <w:rsid w:val="00940A42"/>
  </w:style>
  <w:style w:type="character" w:styleId="PageNumber">
    <w:name w:val="page number"/>
    <w:basedOn w:val="WW-DefaultParagraphFont1"/>
    <w:rsid w:val="00940A42"/>
  </w:style>
  <w:style w:type="character" w:styleId="CommentReference">
    <w:name w:val="annotation reference"/>
    <w:basedOn w:val="WW-DefaultParagraphFont1"/>
    <w:rsid w:val="00940A42"/>
    <w:rPr>
      <w:sz w:val="16"/>
      <w:szCs w:val="16"/>
    </w:rPr>
  </w:style>
  <w:style w:type="character" w:styleId="Hyperlink">
    <w:name w:val="Hyperlink"/>
    <w:basedOn w:val="WW-DefaultParagraphFont1"/>
    <w:rsid w:val="00940A42"/>
    <w:rPr>
      <w:color w:val="0000FF"/>
      <w:u w:val="single"/>
    </w:rPr>
  </w:style>
  <w:style w:type="character" w:styleId="LineNumber">
    <w:name w:val="line number"/>
    <w:basedOn w:val="WW-DefaultParagraphFont1"/>
    <w:rsid w:val="00940A42"/>
  </w:style>
  <w:style w:type="character" w:customStyle="1" w:styleId="FootnoteCharacters">
    <w:name w:val="Footnote Characters"/>
    <w:basedOn w:val="WW-DefaultParagraphFont1"/>
    <w:rsid w:val="00940A42"/>
    <w:rPr>
      <w:position w:val="2"/>
      <w:sz w:val="16"/>
    </w:rPr>
  </w:style>
  <w:style w:type="character" w:styleId="FollowedHyperlink">
    <w:name w:val="FollowedHyperlink"/>
    <w:basedOn w:val="WW-DefaultParagraphFont1"/>
    <w:rsid w:val="00940A42"/>
    <w:rPr>
      <w:color w:val="800080"/>
      <w:u w:val="single"/>
    </w:rPr>
  </w:style>
  <w:style w:type="character" w:styleId="Emphasis">
    <w:name w:val="Emphasis"/>
    <w:basedOn w:val="WW-DefaultParagraphFont1"/>
    <w:qFormat/>
    <w:rsid w:val="00940A42"/>
    <w:rPr>
      <w:i/>
      <w:iCs/>
    </w:rPr>
  </w:style>
  <w:style w:type="character" w:customStyle="1" w:styleId="NumberingSymbols">
    <w:name w:val="Numbering Symbols"/>
    <w:rsid w:val="00940A42"/>
  </w:style>
  <w:style w:type="character" w:customStyle="1" w:styleId="Bullets">
    <w:name w:val="Bullets"/>
    <w:rsid w:val="00940A42"/>
    <w:rPr>
      <w:rFonts w:ascii="OpenSymbol" w:eastAsia="OpenSymbol" w:hAnsi="OpenSymbol" w:cs="OpenSymbol"/>
    </w:rPr>
  </w:style>
  <w:style w:type="paragraph" w:customStyle="1" w:styleId="Heading">
    <w:name w:val="Heading"/>
    <w:basedOn w:val="Normal"/>
    <w:next w:val="BodyText"/>
    <w:rsid w:val="00940A42"/>
    <w:pPr>
      <w:keepNext/>
      <w:spacing w:before="240" w:after="120"/>
    </w:pPr>
    <w:rPr>
      <w:rFonts w:ascii="Arial" w:eastAsia="Arial Unicode MS" w:hAnsi="Arial" w:cs="Mangal"/>
      <w:sz w:val="28"/>
      <w:szCs w:val="28"/>
    </w:rPr>
  </w:style>
  <w:style w:type="paragraph" w:styleId="BodyText">
    <w:name w:val="Body Text"/>
    <w:basedOn w:val="Normal"/>
    <w:rsid w:val="00940A42"/>
    <w:pPr>
      <w:jc w:val="both"/>
    </w:pPr>
  </w:style>
  <w:style w:type="paragraph" w:styleId="List">
    <w:name w:val="List"/>
    <w:basedOn w:val="BodyText"/>
    <w:rsid w:val="00940A42"/>
    <w:rPr>
      <w:rFonts w:cs="Mangal"/>
    </w:rPr>
  </w:style>
  <w:style w:type="paragraph" w:styleId="Caption">
    <w:name w:val="caption"/>
    <w:basedOn w:val="Normal"/>
    <w:next w:val="Normal"/>
    <w:qFormat/>
    <w:rsid w:val="00940A42"/>
    <w:pPr>
      <w:jc w:val="center"/>
    </w:pPr>
    <w:rPr>
      <w:rFonts w:ascii="Arial" w:hAnsi="Arial" w:cs="Arial"/>
      <w:b/>
      <w:bCs/>
    </w:rPr>
  </w:style>
  <w:style w:type="paragraph" w:customStyle="1" w:styleId="Index">
    <w:name w:val="Index"/>
    <w:basedOn w:val="Normal"/>
    <w:rsid w:val="00940A42"/>
    <w:pPr>
      <w:suppressLineNumbers/>
    </w:pPr>
    <w:rPr>
      <w:rFonts w:cs="Mangal"/>
    </w:rPr>
  </w:style>
  <w:style w:type="paragraph" w:styleId="Header">
    <w:name w:val="header"/>
    <w:basedOn w:val="Normal"/>
    <w:rsid w:val="00940A42"/>
    <w:rPr>
      <w:sz w:val="20"/>
      <w:szCs w:val="20"/>
    </w:rPr>
  </w:style>
  <w:style w:type="paragraph" w:styleId="Footer">
    <w:name w:val="footer"/>
    <w:basedOn w:val="Normal"/>
    <w:rsid w:val="00940A42"/>
    <w:rPr>
      <w:sz w:val="20"/>
      <w:szCs w:val="20"/>
    </w:rPr>
  </w:style>
  <w:style w:type="paragraph" w:styleId="BodyTextIndent">
    <w:name w:val="Body Text Indent"/>
    <w:basedOn w:val="Normal"/>
    <w:rsid w:val="00940A42"/>
    <w:pPr>
      <w:spacing w:before="20"/>
      <w:ind w:right="144"/>
      <w:jc w:val="both"/>
    </w:pPr>
  </w:style>
  <w:style w:type="paragraph" w:styleId="BodyText3">
    <w:name w:val="Body Text 3"/>
    <w:basedOn w:val="Normal"/>
    <w:rsid w:val="00940A42"/>
    <w:pPr>
      <w:spacing w:before="20"/>
      <w:ind w:right="144"/>
      <w:jc w:val="both"/>
    </w:pPr>
    <w:rPr>
      <w:b/>
      <w:bCs/>
    </w:rPr>
  </w:style>
  <w:style w:type="paragraph" w:styleId="CommentText">
    <w:name w:val="annotation text"/>
    <w:basedOn w:val="Normal"/>
    <w:rsid w:val="00940A42"/>
    <w:rPr>
      <w:sz w:val="20"/>
      <w:szCs w:val="20"/>
    </w:rPr>
  </w:style>
  <w:style w:type="paragraph" w:styleId="BodyTextIndent2">
    <w:name w:val="Body Text Indent 2"/>
    <w:basedOn w:val="Normal"/>
    <w:rsid w:val="00940A42"/>
    <w:pPr>
      <w:ind w:left="2340"/>
      <w:jc w:val="both"/>
    </w:pPr>
  </w:style>
  <w:style w:type="paragraph" w:styleId="TOC1">
    <w:name w:val="toc 1"/>
    <w:basedOn w:val="Normal"/>
    <w:next w:val="Normal"/>
    <w:uiPriority w:val="39"/>
    <w:rsid w:val="00940A42"/>
    <w:pPr>
      <w:jc w:val="both"/>
    </w:pPr>
    <w:rPr>
      <w:b/>
      <w:sz w:val="24"/>
      <w:szCs w:val="24"/>
    </w:rPr>
  </w:style>
  <w:style w:type="paragraph" w:styleId="TOC2">
    <w:name w:val="toc 2"/>
    <w:basedOn w:val="Normal"/>
    <w:next w:val="Normal"/>
    <w:uiPriority w:val="39"/>
    <w:rsid w:val="00940A42"/>
    <w:pPr>
      <w:ind w:left="360"/>
    </w:pPr>
  </w:style>
  <w:style w:type="paragraph" w:styleId="TOC3">
    <w:name w:val="toc 3"/>
    <w:basedOn w:val="Normal"/>
    <w:next w:val="Normal"/>
    <w:rsid w:val="00940A42"/>
    <w:pPr>
      <w:ind w:left="900"/>
    </w:pPr>
  </w:style>
  <w:style w:type="paragraph" w:styleId="TOC4">
    <w:name w:val="toc 4"/>
    <w:basedOn w:val="Normal"/>
    <w:next w:val="Normal"/>
    <w:rsid w:val="00940A42"/>
    <w:pPr>
      <w:ind w:left="660"/>
    </w:pPr>
  </w:style>
  <w:style w:type="paragraph" w:styleId="TOC5">
    <w:name w:val="toc 5"/>
    <w:basedOn w:val="Normal"/>
    <w:next w:val="Normal"/>
    <w:rsid w:val="00940A42"/>
    <w:pPr>
      <w:ind w:left="880"/>
    </w:pPr>
  </w:style>
  <w:style w:type="paragraph" w:styleId="TOC6">
    <w:name w:val="toc 6"/>
    <w:basedOn w:val="Normal"/>
    <w:next w:val="Normal"/>
    <w:rsid w:val="00940A42"/>
    <w:pPr>
      <w:ind w:left="1100"/>
    </w:pPr>
  </w:style>
  <w:style w:type="paragraph" w:styleId="TOC7">
    <w:name w:val="toc 7"/>
    <w:basedOn w:val="Normal"/>
    <w:next w:val="Normal"/>
    <w:rsid w:val="00940A42"/>
    <w:pPr>
      <w:ind w:left="1320"/>
    </w:pPr>
  </w:style>
  <w:style w:type="paragraph" w:styleId="TOC8">
    <w:name w:val="toc 8"/>
    <w:basedOn w:val="Normal"/>
    <w:next w:val="Normal"/>
    <w:rsid w:val="00940A42"/>
    <w:pPr>
      <w:ind w:left="1540"/>
    </w:pPr>
  </w:style>
  <w:style w:type="paragraph" w:styleId="TOC9">
    <w:name w:val="toc 9"/>
    <w:basedOn w:val="Normal"/>
    <w:next w:val="Normal"/>
    <w:rsid w:val="00940A42"/>
    <w:pPr>
      <w:ind w:left="1760"/>
    </w:pPr>
  </w:style>
  <w:style w:type="paragraph" w:styleId="Title">
    <w:name w:val="Title"/>
    <w:basedOn w:val="Normal"/>
    <w:next w:val="Subtitle"/>
    <w:qFormat/>
    <w:rsid w:val="00940A42"/>
    <w:pPr>
      <w:jc w:val="center"/>
    </w:pPr>
    <w:rPr>
      <w:b/>
      <w:bCs/>
      <w:sz w:val="28"/>
    </w:rPr>
  </w:style>
  <w:style w:type="paragraph" w:styleId="Subtitle">
    <w:name w:val="Subtitle"/>
    <w:basedOn w:val="Heading"/>
    <w:next w:val="BodyText"/>
    <w:qFormat/>
    <w:rsid w:val="00940A42"/>
    <w:pPr>
      <w:jc w:val="center"/>
    </w:pPr>
    <w:rPr>
      <w:i/>
      <w:iCs/>
    </w:rPr>
  </w:style>
  <w:style w:type="paragraph" w:customStyle="1" w:styleId="InfoBlue">
    <w:name w:val="InfoBlue"/>
    <w:basedOn w:val="Normal"/>
    <w:next w:val="BodyText"/>
    <w:rsid w:val="00940A42"/>
    <w:pPr>
      <w:autoSpaceDE/>
      <w:spacing w:after="120" w:line="240" w:lineRule="atLeast"/>
      <w:ind w:left="2304"/>
      <w:jc w:val="both"/>
    </w:pPr>
    <w:rPr>
      <w:iCs/>
      <w:szCs w:val="20"/>
    </w:rPr>
  </w:style>
  <w:style w:type="paragraph" w:customStyle="1" w:styleId="small">
    <w:name w:val="small"/>
    <w:basedOn w:val="Normal"/>
    <w:rsid w:val="00940A42"/>
    <w:pPr>
      <w:autoSpaceDE/>
      <w:jc w:val="both"/>
    </w:pPr>
    <w:rPr>
      <w:b/>
      <w:sz w:val="20"/>
      <w:szCs w:val="20"/>
    </w:rPr>
  </w:style>
  <w:style w:type="paragraph" w:styleId="Index7">
    <w:name w:val="index 7"/>
    <w:basedOn w:val="Normal"/>
    <w:next w:val="Normal"/>
    <w:rsid w:val="00940A42"/>
    <w:pPr>
      <w:autoSpaceDE/>
      <w:ind w:left="2160"/>
    </w:pPr>
    <w:rPr>
      <w:sz w:val="20"/>
      <w:szCs w:val="20"/>
    </w:rPr>
  </w:style>
  <w:style w:type="paragraph" w:styleId="Index6">
    <w:name w:val="index 6"/>
    <w:basedOn w:val="Normal"/>
    <w:next w:val="Normal"/>
    <w:rsid w:val="00940A42"/>
    <w:pPr>
      <w:autoSpaceDE/>
      <w:ind w:left="1800"/>
    </w:pPr>
    <w:rPr>
      <w:sz w:val="20"/>
      <w:szCs w:val="20"/>
    </w:rPr>
  </w:style>
  <w:style w:type="paragraph" w:styleId="Index5">
    <w:name w:val="index 5"/>
    <w:basedOn w:val="Normal"/>
    <w:next w:val="Normal"/>
    <w:rsid w:val="00940A42"/>
    <w:pPr>
      <w:autoSpaceDE/>
      <w:ind w:left="1440"/>
    </w:pPr>
    <w:rPr>
      <w:sz w:val="20"/>
      <w:szCs w:val="20"/>
    </w:rPr>
  </w:style>
  <w:style w:type="paragraph" w:styleId="Index4">
    <w:name w:val="index 4"/>
    <w:basedOn w:val="Normal"/>
    <w:next w:val="Normal"/>
    <w:rsid w:val="00940A42"/>
    <w:pPr>
      <w:autoSpaceDE/>
      <w:ind w:left="1080"/>
    </w:pPr>
    <w:rPr>
      <w:sz w:val="20"/>
      <w:szCs w:val="20"/>
    </w:rPr>
  </w:style>
  <w:style w:type="paragraph" w:styleId="Index3">
    <w:name w:val="index 3"/>
    <w:basedOn w:val="Normal"/>
    <w:next w:val="Normal"/>
    <w:rsid w:val="00940A42"/>
    <w:pPr>
      <w:autoSpaceDE/>
      <w:ind w:left="720"/>
    </w:pPr>
    <w:rPr>
      <w:sz w:val="20"/>
      <w:szCs w:val="20"/>
    </w:rPr>
  </w:style>
  <w:style w:type="paragraph" w:styleId="Index2">
    <w:name w:val="index 2"/>
    <w:basedOn w:val="Normal"/>
    <w:next w:val="Normal"/>
    <w:rsid w:val="00940A42"/>
    <w:pPr>
      <w:autoSpaceDE/>
      <w:ind w:left="360"/>
    </w:pPr>
    <w:rPr>
      <w:sz w:val="20"/>
      <w:szCs w:val="20"/>
    </w:rPr>
  </w:style>
  <w:style w:type="paragraph" w:styleId="Index1">
    <w:name w:val="index 1"/>
    <w:basedOn w:val="Normal"/>
    <w:next w:val="Normal"/>
    <w:rsid w:val="00940A42"/>
    <w:pPr>
      <w:autoSpaceDE/>
    </w:pPr>
    <w:rPr>
      <w:sz w:val="20"/>
      <w:szCs w:val="20"/>
    </w:rPr>
  </w:style>
  <w:style w:type="paragraph" w:styleId="IndexHeading">
    <w:name w:val="index heading"/>
    <w:basedOn w:val="Normal"/>
    <w:next w:val="Index1"/>
    <w:rsid w:val="00940A42"/>
    <w:pPr>
      <w:autoSpaceDE/>
    </w:pPr>
    <w:rPr>
      <w:sz w:val="20"/>
      <w:szCs w:val="20"/>
    </w:rPr>
  </w:style>
  <w:style w:type="paragraph" w:styleId="FootnoteText">
    <w:name w:val="footnote text"/>
    <w:basedOn w:val="Normal"/>
    <w:rsid w:val="00940A42"/>
    <w:pPr>
      <w:autoSpaceDE/>
    </w:pPr>
    <w:rPr>
      <w:sz w:val="20"/>
      <w:szCs w:val="20"/>
    </w:rPr>
  </w:style>
  <w:style w:type="paragraph" w:styleId="NormalIndent">
    <w:name w:val="Normal Indent"/>
    <w:basedOn w:val="Normal"/>
    <w:rsid w:val="00940A42"/>
    <w:pPr>
      <w:autoSpaceDE/>
      <w:ind w:left="720"/>
    </w:pPr>
    <w:rPr>
      <w:sz w:val="20"/>
      <w:szCs w:val="20"/>
    </w:rPr>
  </w:style>
  <w:style w:type="paragraph" w:customStyle="1" w:styleId="Style2">
    <w:name w:val="Style2"/>
    <w:basedOn w:val="Normal"/>
    <w:rsid w:val="00940A42"/>
    <w:pPr>
      <w:widowControl/>
      <w:numPr>
        <w:numId w:val="7"/>
      </w:numPr>
      <w:autoSpaceDE/>
      <w:spacing w:before="60" w:after="60" w:line="360" w:lineRule="auto"/>
      <w:jc w:val="both"/>
    </w:pPr>
    <w:rPr>
      <w:rFonts w:ascii="Arial" w:hAnsi="Arial"/>
      <w:sz w:val="20"/>
      <w:szCs w:val="24"/>
    </w:rPr>
  </w:style>
  <w:style w:type="paragraph" w:styleId="ListBullet">
    <w:name w:val="List Bullet"/>
    <w:basedOn w:val="Normal"/>
    <w:rsid w:val="00940A42"/>
    <w:pPr>
      <w:widowControl/>
      <w:autoSpaceDE/>
      <w:spacing w:before="60" w:after="60" w:line="360" w:lineRule="auto"/>
      <w:jc w:val="both"/>
    </w:pPr>
    <w:rPr>
      <w:rFonts w:ascii="Arial" w:hAnsi="Arial" w:cs="Arial"/>
      <w:szCs w:val="24"/>
      <w:lang w:val="en-GB"/>
    </w:rPr>
  </w:style>
  <w:style w:type="paragraph" w:customStyle="1" w:styleId="Style1">
    <w:name w:val="Style1"/>
    <w:basedOn w:val="Normal"/>
    <w:rsid w:val="00940A42"/>
    <w:pPr>
      <w:widowControl/>
      <w:numPr>
        <w:numId w:val="10"/>
      </w:numPr>
      <w:autoSpaceDE/>
      <w:spacing w:before="60" w:after="60" w:line="360" w:lineRule="auto"/>
      <w:jc w:val="both"/>
    </w:pPr>
    <w:rPr>
      <w:rFonts w:ascii="Arial" w:hAnsi="Arial"/>
      <w:sz w:val="20"/>
      <w:szCs w:val="24"/>
    </w:rPr>
  </w:style>
  <w:style w:type="paragraph" w:styleId="BodyText2">
    <w:name w:val="Body Text 2"/>
    <w:basedOn w:val="Normal"/>
    <w:rsid w:val="00940A42"/>
    <w:rPr>
      <w:rFonts w:ascii="Arial" w:hAnsi="Arial" w:cs="Arial"/>
      <w:u w:val="single"/>
      <w:lang w:val="en-GB"/>
    </w:rPr>
  </w:style>
  <w:style w:type="paragraph" w:customStyle="1" w:styleId="tablespaced">
    <w:name w:val="table spaced"/>
    <w:basedOn w:val="Normal"/>
    <w:rsid w:val="00940A42"/>
    <w:pPr>
      <w:keepLines/>
      <w:widowControl/>
      <w:autoSpaceDE/>
      <w:spacing w:before="120"/>
    </w:pPr>
    <w:rPr>
      <w:sz w:val="20"/>
      <w:szCs w:val="24"/>
    </w:rPr>
  </w:style>
  <w:style w:type="paragraph" w:customStyle="1" w:styleId="xl24">
    <w:name w:val="xl24"/>
    <w:basedOn w:val="Normal"/>
    <w:rsid w:val="00940A42"/>
    <w:pPr>
      <w:widowControl/>
      <w:shd w:val="clear" w:color="auto" w:fill="FFFFFF"/>
      <w:autoSpaceDE/>
      <w:spacing w:before="280" w:after="280"/>
      <w:jc w:val="center"/>
      <w:textAlignment w:val="top"/>
    </w:pPr>
    <w:rPr>
      <w:rFonts w:ascii="Palatino Linotype" w:hAnsi="Palatino Linotype"/>
      <w:b/>
      <w:bCs/>
      <w:sz w:val="32"/>
      <w:szCs w:val="32"/>
    </w:rPr>
  </w:style>
  <w:style w:type="paragraph" w:customStyle="1" w:styleId="xl25">
    <w:name w:val="xl25"/>
    <w:basedOn w:val="Normal"/>
    <w:rsid w:val="00940A42"/>
    <w:pPr>
      <w:widowControl/>
      <w:shd w:val="clear" w:color="auto" w:fill="FFFFFF"/>
      <w:autoSpaceDE/>
      <w:spacing w:before="280" w:after="280"/>
      <w:jc w:val="center"/>
      <w:textAlignment w:val="top"/>
    </w:pPr>
    <w:rPr>
      <w:rFonts w:ascii="Palatino Linotype" w:hAnsi="Palatino Linotype"/>
      <w:b/>
      <w:bCs/>
      <w:sz w:val="32"/>
      <w:szCs w:val="32"/>
    </w:rPr>
  </w:style>
  <w:style w:type="paragraph" w:customStyle="1" w:styleId="xl26">
    <w:name w:val="xl26"/>
    <w:basedOn w:val="Normal"/>
    <w:rsid w:val="00940A42"/>
    <w:pPr>
      <w:widowControl/>
      <w:shd w:val="clear" w:color="auto" w:fill="FFFFFF"/>
      <w:autoSpaceDE/>
      <w:spacing w:before="280" w:after="280"/>
      <w:jc w:val="center"/>
      <w:textAlignment w:val="top"/>
    </w:pPr>
    <w:rPr>
      <w:rFonts w:ascii="Palatino Linotype" w:hAnsi="Palatino Linotype"/>
      <w:sz w:val="18"/>
      <w:szCs w:val="18"/>
    </w:rPr>
  </w:style>
  <w:style w:type="paragraph" w:customStyle="1" w:styleId="xl27">
    <w:name w:val="xl27"/>
    <w:basedOn w:val="Normal"/>
    <w:rsid w:val="00940A42"/>
    <w:pPr>
      <w:widowControl/>
      <w:shd w:val="clear" w:color="auto" w:fill="FFFFFF"/>
      <w:autoSpaceDE/>
      <w:spacing w:before="280" w:after="280"/>
      <w:jc w:val="center"/>
      <w:textAlignment w:val="top"/>
    </w:pPr>
    <w:rPr>
      <w:rFonts w:ascii="Palatino Linotype" w:hAnsi="Palatino Linotype"/>
      <w:sz w:val="18"/>
      <w:szCs w:val="18"/>
    </w:rPr>
  </w:style>
  <w:style w:type="paragraph" w:customStyle="1" w:styleId="xl28">
    <w:name w:val="xl28"/>
    <w:basedOn w:val="Normal"/>
    <w:rsid w:val="00940A42"/>
    <w:pPr>
      <w:widowControl/>
      <w:autoSpaceDE/>
      <w:spacing w:before="280" w:after="280"/>
      <w:textAlignment w:val="top"/>
    </w:pPr>
    <w:rPr>
      <w:rFonts w:ascii="Palatino Linotype" w:hAnsi="Palatino Linotype"/>
      <w:sz w:val="24"/>
      <w:szCs w:val="24"/>
    </w:rPr>
  </w:style>
  <w:style w:type="paragraph" w:customStyle="1" w:styleId="xl29">
    <w:name w:val="xl29"/>
    <w:basedOn w:val="Normal"/>
    <w:rsid w:val="00940A42"/>
    <w:pPr>
      <w:widowControl/>
      <w:autoSpaceDE/>
      <w:spacing w:before="280" w:after="280"/>
      <w:jc w:val="center"/>
      <w:textAlignment w:val="top"/>
    </w:pPr>
    <w:rPr>
      <w:rFonts w:ascii="Palatino Linotype" w:hAnsi="Palatino Linotype"/>
      <w:sz w:val="24"/>
      <w:szCs w:val="24"/>
    </w:rPr>
  </w:style>
  <w:style w:type="paragraph" w:customStyle="1" w:styleId="xl30">
    <w:name w:val="xl30"/>
    <w:basedOn w:val="Normal"/>
    <w:rsid w:val="00940A42"/>
    <w:pPr>
      <w:widowControl/>
      <w:autoSpaceDE/>
      <w:spacing w:before="280" w:after="280"/>
      <w:textAlignment w:val="center"/>
    </w:pPr>
    <w:rPr>
      <w:rFonts w:ascii="Palatino Linotype" w:hAnsi="Palatino Linotype"/>
      <w:sz w:val="24"/>
      <w:szCs w:val="24"/>
    </w:rPr>
  </w:style>
  <w:style w:type="paragraph" w:customStyle="1" w:styleId="xl31">
    <w:name w:val="xl31"/>
    <w:basedOn w:val="Normal"/>
    <w:rsid w:val="00940A42"/>
    <w:pPr>
      <w:widowControl/>
      <w:autoSpaceDE/>
      <w:spacing w:before="280" w:after="280"/>
      <w:jc w:val="center"/>
      <w:textAlignment w:val="center"/>
    </w:pPr>
    <w:rPr>
      <w:rFonts w:ascii="Palatino Linotype" w:hAnsi="Palatino Linotype"/>
      <w:sz w:val="24"/>
      <w:szCs w:val="24"/>
    </w:rPr>
  </w:style>
  <w:style w:type="paragraph" w:customStyle="1" w:styleId="xl32">
    <w:name w:val="xl32"/>
    <w:basedOn w:val="Normal"/>
    <w:rsid w:val="00940A42"/>
    <w:pPr>
      <w:widowControl/>
      <w:shd w:val="clear" w:color="auto" w:fill="FFFFFF"/>
      <w:autoSpaceDE/>
      <w:spacing w:before="280" w:after="280"/>
      <w:textAlignment w:val="top"/>
    </w:pPr>
    <w:rPr>
      <w:rFonts w:ascii="Palatino Linotype" w:hAnsi="Palatino Linotype"/>
      <w:b/>
      <w:bCs/>
      <w:sz w:val="64"/>
      <w:szCs w:val="64"/>
    </w:rPr>
  </w:style>
  <w:style w:type="paragraph" w:customStyle="1" w:styleId="xl33">
    <w:name w:val="xl33"/>
    <w:basedOn w:val="Normal"/>
    <w:rsid w:val="00940A42"/>
    <w:pPr>
      <w:widowControl/>
      <w:shd w:val="clear" w:color="auto" w:fill="808080"/>
      <w:autoSpaceDE/>
      <w:spacing w:before="280" w:after="280"/>
      <w:jc w:val="center"/>
      <w:textAlignment w:val="top"/>
    </w:pPr>
    <w:rPr>
      <w:rFonts w:ascii="Palatino Linotype" w:hAnsi="Palatino Linotype"/>
      <w:b/>
      <w:bCs/>
      <w:color w:val="FFFFFF"/>
      <w:sz w:val="28"/>
      <w:szCs w:val="28"/>
    </w:rPr>
  </w:style>
  <w:style w:type="paragraph" w:customStyle="1" w:styleId="xl34">
    <w:name w:val="xl34"/>
    <w:basedOn w:val="Normal"/>
    <w:rsid w:val="00940A42"/>
    <w:pPr>
      <w:widowControl/>
      <w:shd w:val="clear" w:color="auto" w:fill="808080"/>
      <w:autoSpaceDE/>
      <w:spacing w:before="280" w:after="280"/>
      <w:textAlignment w:val="top"/>
    </w:pPr>
    <w:rPr>
      <w:rFonts w:ascii="Palatino Linotype" w:hAnsi="Palatino Linotype"/>
      <w:b/>
      <w:bCs/>
      <w:color w:val="FFFFFF"/>
      <w:sz w:val="28"/>
      <w:szCs w:val="28"/>
    </w:rPr>
  </w:style>
  <w:style w:type="paragraph" w:customStyle="1" w:styleId="xl35">
    <w:name w:val="xl35"/>
    <w:basedOn w:val="Normal"/>
    <w:rsid w:val="00940A42"/>
    <w:pPr>
      <w:widowControl/>
      <w:shd w:val="clear" w:color="auto" w:fill="808080"/>
      <w:autoSpaceDE/>
      <w:spacing w:before="280" w:after="280"/>
      <w:textAlignment w:val="top"/>
    </w:pPr>
    <w:rPr>
      <w:rFonts w:ascii="Palatino Linotype" w:hAnsi="Palatino Linotype"/>
      <w:b/>
      <w:bCs/>
      <w:color w:val="FFFFFF"/>
      <w:sz w:val="28"/>
      <w:szCs w:val="28"/>
    </w:rPr>
  </w:style>
  <w:style w:type="paragraph" w:customStyle="1" w:styleId="xl36">
    <w:name w:val="xl36"/>
    <w:basedOn w:val="Normal"/>
    <w:rsid w:val="00940A42"/>
    <w:pPr>
      <w:widowControl/>
      <w:shd w:val="clear" w:color="auto" w:fill="808080"/>
      <w:autoSpaceDE/>
      <w:spacing w:before="280" w:after="280"/>
      <w:jc w:val="center"/>
      <w:textAlignment w:val="top"/>
    </w:pPr>
    <w:rPr>
      <w:rFonts w:ascii="Palatino Linotype" w:hAnsi="Palatino Linotype"/>
      <w:b/>
      <w:bCs/>
      <w:color w:val="FFFFFF"/>
      <w:sz w:val="28"/>
      <w:szCs w:val="28"/>
    </w:rPr>
  </w:style>
  <w:style w:type="paragraph" w:customStyle="1" w:styleId="xl37">
    <w:name w:val="xl37"/>
    <w:basedOn w:val="Normal"/>
    <w:rsid w:val="00940A42"/>
    <w:pPr>
      <w:widowControl/>
      <w:autoSpaceDE/>
      <w:spacing w:before="280" w:after="280"/>
      <w:textAlignment w:val="top"/>
    </w:pPr>
    <w:rPr>
      <w:rFonts w:ascii="Palatino Linotype" w:hAnsi="Palatino Linotype"/>
      <w:sz w:val="24"/>
      <w:szCs w:val="24"/>
    </w:rPr>
  </w:style>
  <w:style w:type="paragraph" w:customStyle="1" w:styleId="xl38">
    <w:name w:val="xl38"/>
    <w:basedOn w:val="Normal"/>
    <w:rsid w:val="00940A42"/>
    <w:pPr>
      <w:widowControl/>
      <w:shd w:val="clear" w:color="auto" w:fill="FFFFFF"/>
      <w:autoSpaceDE/>
      <w:spacing w:before="280" w:after="280"/>
      <w:textAlignment w:val="top"/>
    </w:pPr>
    <w:rPr>
      <w:rFonts w:ascii="Palatino Linotype" w:hAnsi="Palatino Linotype"/>
      <w:b/>
      <w:bCs/>
      <w:sz w:val="32"/>
      <w:szCs w:val="32"/>
    </w:rPr>
  </w:style>
  <w:style w:type="paragraph" w:customStyle="1" w:styleId="xl39">
    <w:name w:val="xl39"/>
    <w:basedOn w:val="Normal"/>
    <w:rsid w:val="00940A42"/>
    <w:pPr>
      <w:widowControl/>
      <w:shd w:val="clear" w:color="auto" w:fill="FFFFFF"/>
      <w:autoSpaceDE/>
      <w:spacing w:before="280" w:after="280"/>
      <w:textAlignment w:val="top"/>
    </w:pPr>
    <w:rPr>
      <w:rFonts w:ascii="Palatino Linotype" w:hAnsi="Palatino Linotype"/>
      <w:sz w:val="18"/>
      <w:szCs w:val="18"/>
    </w:rPr>
  </w:style>
  <w:style w:type="paragraph" w:customStyle="1" w:styleId="xl40">
    <w:name w:val="xl40"/>
    <w:basedOn w:val="Normal"/>
    <w:rsid w:val="00940A42"/>
    <w:pPr>
      <w:widowControl/>
      <w:autoSpaceDE/>
      <w:spacing w:before="280" w:after="280"/>
      <w:textAlignment w:val="top"/>
    </w:pPr>
    <w:rPr>
      <w:rFonts w:ascii="Palatino Linotype" w:hAnsi="Palatino Linotype"/>
      <w:sz w:val="24"/>
      <w:szCs w:val="24"/>
    </w:rPr>
  </w:style>
  <w:style w:type="paragraph" w:customStyle="1" w:styleId="xl41">
    <w:name w:val="xl41"/>
    <w:basedOn w:val="Normal"/>
    <w:rsid w:val="00940A42"/>
    <w:pPr>
      <w:widowControl/>
      <w:shd w:val="clear" w:color="auto" w:fill="FFFFFF"/>
      <w:autoSpaceDE/>
      <w:spacing w:before="280" w:after="280"/>
      <w:textAlignment w:val="top"/>
    </w:pPr>
    <w:rPr>
      <w:rFonts w:ascii="Palatino Linotype" w:hAnsi="Palatino Linotype"/>
      <w:sz w:val="24"/>
      <w:szCs w:val="24"/>
    </w:rPr>
  </w:style>
  <w:style w:type="paragraph" w:customStyle="1" w:styleId="xl42">
    <w:name w:val="xl42"/>
    <w:basedOn w:val="Normal"/>
    <w:rsid w:val="00940A42"/>
    <w:pPr>
      <w:widowControl/>
      <w:autoSpaceDE/>
      <w:spacing w:before="280" w:after="280"/>
      <w:jc w:val="center"/>
      <w:textAlignment w:val="top"/>
    </w:pPr>
    <w:rPr>
      <w:rFonts w:ascii="MS Serif" w:hAnsi="MS Serif"/>
      <w:sz w:val="24"/>
      <w:szCs w:val="24"/>
    </w:rPr>
  </w:style>
  <w:style w:type="paragraph" w:customStyle="1" w:styleId="xl43">
    <w:name w:val="xl43"/>
    <w:basedOn w:val="Normal"/>
    <w:rsid w:val="00940A42"/>
    <w:pPr>
      <w:widowControl/>
      <w:autoSpaceDE/>
      <w:spacing w:before="280" w:after="280"/>
      <w:jc w:val="center"/>
      <w:textAlignment w:val="top"/>
    </w:pPr>
    <w:rPr>
      <w:rFonts w:ascii="MS Serif" w:hAnsi="MS Serif"/>
      <w:sz w:val="24"/>
      <w:szCs w:val="24"/>
    </w:rPr>
  </w:style>
  <w:style w:type="paragraph" w:customStyle="1" w:styleId="xl44">
    <w:name w:val="xl44"/>
    <w:basedOn w:val="Normal"/>
    <w:rsid w:val="00940A42"/>
    <w:pPr>
      <w:widowControl/>
      <w:autoSpaceDE/>
      <w:spacing w:before="280" w:after="280"/>
      <w:ind w:firstLine="200"/>
      <w:textAlignment w:val="top"/>
    </w:pPr>
    <w:rPr>
      <w:rFonts w:ascii="Palatino Linotype" w:hAnsi="Palatino Linotype"/>
      <w:sz w:val="24"/>
      <w:szCs w:val="24"/>
    </w:rPr>
  </w:style>
  <w:style w:type="paragraph" w:customStyle="1" w:styleId="xl45">
    <w:name w:val="xl45"/>
    <w:basedOn w:val="Normal"/>
    <w:rsid w:val="00940A42"/>
    <w:pPr>
      <w:widowControl/>
      <w:shd w:val="clear" w:color="auto" w:fill="808080"/>
      <w:autoSpaceDE/>
      <w:spacing w:before="280" w:after="280"/>
      <w:jc w:val="center"/>
      <w:textAlignment w:val="top"/>
    </w:pPr>
    <w:rPr>
      <w:rFonts w:ascii="Palatino Linotype" w:hAnsi="Palatino Linotype"/>
      <w:b/>
      <w:bCs/>
      <w:color w:val="FFFFFF"/>
      <w:sz w:val="28"/>
      <w:szCs w:val="28"/>
    </w:rPr>
  </w:style>
  <w:style w:type="paragraph" w:customStyle="1" w:styleId="xl46">
    <w:name w:val="xl46"/>
    <w:basedOn w:val="Normal"/>
    <w:rsid w:val="00940A42"/>
    <w:pPr>
      <w:widowControl/>
      <w:autoSpaceDE/>
      <w:spacing w:before="280" w:after="280"/>
      <w:jc w:val="center"/>
      <w:textAlignment w:val="top"/>
    </w:pPr>
    <w:rPr>
      <w:rFonts w:ascii="Palatino Linotype" w:hAnsi="Palatino Linotype"/>
      <w:sz w:val="24"/>
      <w:szCs w:val="24"/>
    </w:rPr>
  </w:style>
  <w:style w:type="paragraph" w:customStyle="1" w:styleId="xl47">
    <w:name w:val="xl47"/>
    <w:basedOn w:val="Normal"/>
    <w:rsid w:val="00940A42"/>
    <w:pPr>
      <w:widowControl/>
      <w:autoSpaceDE/>
      <w:spacing w:before="280" w:after="280"/>
      <w:ind w:firstLine="200"/>
      <w:textAlignment w:val="top"/>
    </w:pPr>
    <w:rPr>
      <w:rFonts w:ascii="MS Serif" w:hAnsi="MS Serif"/>
      <w:sz w:val="24"/>
      <w:szCs w:val="24"/>
    </w:rPr>
  </w:style>
  <w:style w:type="paragraph" w:customStyle="1" w:styleId="xl48">
    <w:name w:val="xl48"/>
    <w:basedOn w:val="Normal"/>
    <w:rsid w:val="00940A42"/>
    <w:pPr>
      <w:widowControl/>
      <w:autoSpaceDE/>
      <w:spacing w:before="280" w:after="280"/>
      <w:jc w:val="center"/>
      <w:textAlignment w:val="center"/>
    </w:pPr>
    <w:rPr>
      <w:rFonts w:ascii="Palatino Linotype" w:hAnsi="Palatino Linotype"/>
      <w:sz w:val="24"/>
      <w:szCs w:val="24"/>
    </w:rPr>
  </w:style>
  <w:style w:type="paragraph" w:customStyle="1" w:styleId="xl49">
    <w:name w:val="xl49"/>
    <w:basedOn w:val="Normal"/>
    <w:rsid w:val="00940A42"/>
    <w:pPr>
      <w:widowControl/>
      <w:autoSpaceDE/>
      <w:spacing w:before="280" w:after="280"/>
      <w:jc w:val="center"/>
      <w:textAlignment w:val="top"/>
    </w:pPr>
    <w:rPr>
      <w:rFonts w:ascii="MS Serif" w:hAnsi="MS Serif"/>
      <w:sz w:val="24"/>
      <w:szCs w:val="24"/>
    </w:rPr>
  </w:style>
  <w:style w:type="paragraph" w:customStyle="1" w:styleId="xl50">
    <w:name w:val="xl50"/>
    <w:basedOn w:val="Normal"/>
    <w:rsid w:val="00940A42"/>
    <w:pPr>
      <w:widowControl/>
      <w:autoSpaceDE/>
      <w:spacing w:before="280" w:after="280"/>
      <w:textAlignment w:val="top"/>
    </w:pPr>
    <w:rPr>
      <w:rFonts w:ascii="Palatino Linotype" w:hAnsi="Palatino Linotype"/>
      <w:sz w:val="24"/>
      <w:szCs w:val="24"/>
    </w:rPr>
  </w:style>
  <w:style w:type="paragraph" w:customStyle="1" w:styleId="xl51">
    <w:name w:val="xl51"/>
    <w:basedOn w:val="Normal"/>
    <w:rsid w:val="00940A42"/>
    <w:pPr>
      <w:widowControl/>
      <w:autoSpaceDE/>
      <w:spacing w:before="280" w:after="280"/>
      <w:textAlignment w:val="center"/>
    </w:pPr>
    <w:rPr>
      <w:rFonts w:ascii="Palatino Linotype" w:hAnsi="Palatino Linotype"/>
      <w:sz w:val="24"/>
      <w:szCs w:val="24"/>
    </w:rPr>
  </w:style>
  <w:style w:type="paragraph" w:customStyle="1" w:styleId="xl52">
    <w:name w:val="xl52"/>
    <w:basedOn w:val="Normal"/>
    <w:rsid w:val="00940A42"/>
    <w:pPr>
      <w:widowControl/>
      <w:autoSpaceDE/>
      <w:spacing w:before="280" w:after="280"/>
      <w:jc w:val="center"/>
      <w:textAlignment w:val="center"/>
    </w:pPr>
    <w:rPr>
      <w:rFonts w:ascii="Palatino Linotype" w:hAnsi="Palatino Linotype"/>
      <w:sz w:val="24"/>
      <w:szCs w:val="24"/>
    </w:rPr>
  </w:style>
  <w:style w:type="paragraph" w:customStyle="1" w:styleId="xl53">
    <w:name w:val="xl53"/>
    <w:basedOn w:val="Normal"/>
    <w:rsid w:val="00940A42"/>
    <w:pPr>
      <w:widowControl/>
      <w:autoSpaceDE/>
      <w:spacing w:before="280" w:after="280"/>
      <w:jc w:val="center"/>
      <w:textAlignment w:val="center"/>
    </w:pPr>
    <w:rPr>
      <w:rFonts w:ascii="Palatino Linotype" w:hAnsi="Palatino Linotype"/>
      <w:sz w:val="24"/>
      <w:szCs w:val="24"/>
    </w:rPr>
  </w:style>
  <w:style w:type="paragraph" w:customStyle="1" w:styleId="xl54">
    <w:name w:val="xl54"/>
    <w:basedOn w:val="Normal"/>
    <w:rsid w:val="00940A42"/>
    <w:pPr>
      <w:widowControl/>
      <w:autoSpaceDE/>
      <w:spacing w:before="280" w:after="280"/>
      <w:textAlignment w:val="top"/>
    </w:pPr>
    <w:rPr>
      <w:rFonts w:ascii="Palatino Linotype" w:hAnsi="Palatino Linotype"/>
      <w:sz w:val="24"/>
      <w:szCs w:val="24"/>
    </w:rPr>
  </w:style>
  <w:style w:type="paragraph" w:customStyle="1" w:styleId="xl55">
    <w:name w:val="xl55"/>
    <w:basedOn w:val="Normal"/>
    <w:rsid w:val="00940A42"/>
    <w:pPr>
      <w:widowControl/>
      <w:autoSpaceDE/>
      <w:spacing w:before="280" w:after="280"/>
      <w:jc w:val="center"/>
      <w:textAlignment w:val="top"/>
    </w:pPr>
    <w:rPr>
      <w:rFonts w:ascii="Palatino Linotype" w:hAnsi="Palatino Linotype"/>
      <w:sz w:val="24"/>
      <w:szCs w:val="24"/>
    </w:rPr>
  </w:style>
  <w:style w:type="paragraph" w:customStyle="1" w:styleId="xl56">
    <w:name w:val="xl56"/>
    <w:basedOn w:val="Normal"/>
    <w:rsid w:val="00940A42"/>
    <w:pPr>
      <w:widowControl/>
      <w:autoSpaceDE/>
      <w:spacing w:before="280" w:after="280"/>
      <w:jc w:val="center"/>
      <w:textAlignment w:val="top"/>
    </w:pPr>
    <w:rPr>
      <w:rFonts w:ascii="Palatino Linotype" w:hAnsi="Palatino Linotype"/>
      <w:sz w:val="24"/>
      <w:szCs w:val="24"/>
    </w:rPr>
  </w:style>
  <w:style w:type="paragraph" w:customStyle="1" w:styleId="xl57">
    <w:name w:val="xl57"/>
    <w:basedOn w:val="Normal"/>
    <w:rsid w:val="00940A42"/>
    <w:pPr>
      <w:widowControl/>
      <w:autoSpaceDE/>
      <w:spacing w:before="280" w:after="280"/>
      <w:textAlignment w:val="top"/>
    </w:pPr>
    <w:rPr>
      <w:rFonts w:ascii="Palatino Linotype" w:hAnsi="Palatino Linotype"/>
      <w:sz w:val="24"/>
      <w:szCs w:val="24"/>
    </w:rPr>
  </w:style>
  <w:style w:type="paragraph" w:customStyle="1" w:styleId="xl58">
    <w:name w:val="xl58"/>
    <w:basedOn w:val="Normal"/>
    <w:rsid w:val="00940A42"/>
    <w:pPr>
      <w:widowControl/>
      <w:autoSpaceDE/>
      <w:spacing w:before="280" w:after="280"/>
      <w:textAlignment w:val="top"/>
    </w:pPr>
    <w:rPr>
      <w:rFonts w:ascii="Palatino Linotype" w:hAnsi="Palatino Linotype"/>
      <w:sz w:val="24"/>
      <w:szCs w:val="24"/>
    </w:rPr>
  </w:style>
  <w:style w:type="paragraph" w:customStyle="1" w:styleId="xl59">
    <w:name w:val="xl59"/>
    <w:basedOn w:val="Normal"/>
    <w:rsid w:val="00940A42"/>
    <w:pPr>
      <w:widowControl/>
      <w:autoSpaceDE/>
      <w:spacing w:before="280" w:after="280"/>
      <w:textAlignment w:val="center"/>
    </w:pPr>
    <w:rPr>
      <w:rFonts w:ascii="Palatino Linotype" w:hAnsi="Palatino Linotype"/>
      <w:sz w:val="24"/>
      <w:szCs w:val="24"/>
    </w:rPr>
  </w:style>
  <w:style w:type="paragraph" w:styleId="ListParagraph">
    <w:name w:val="List Paragraph"/>
    <w:basedOn w:val="Normal"/>
    <w:qFormat/>
    <w:rsid w:val="00940A42"/>
    <w:pPr>
      <w:ind w:left="720"/>
    </w:pPr>
  </w:style>
  <w:style w:type="paragraph" w:customStyle="1" w:styleId="StyleHeading33Kop3Vh3Level-3headingheading3bl3CTh31su">
    <w:name w:val="Style Heading 33Kop 3Vh3Level-3 headingheading3bl3CTh31su..."/>
    <w:basedOn w:val="Heading3"/>
    <w:rsid w:val="00940A42"/>
    <w:pPr>
      <w:numPr>
        <w:ilvl w:val="0"/>
        <w:numId w:val="0"/>
      </w:numPr>
    </w:pPr>
    <w:rPr>
      <w:color w:val="0070C0"/>
      <w:sz w:val="24"/>
    </w:rPr>
  </w:style>
  <w:style w:type="paragraph" w:customStyle="1" w:styleId="StyleHeading33Kop3Vh3Level-3headingheading3bl3CTh31su1">
    <w:name w:val="Style Heading 33Kop 3Vh3Level-3 headingheading3bl3CTh31su...1"/>
    <w:basedOn w:val="Heading3"/>
    <w:rsid w:val="00940A42"/>
    <w:pPr>
      <w:numPr>
        <w:ilvl w:val="0"/>
        <w:numId w:val="0"/>
      </w:numPr>
    </w:pPr>
    <w:rPr>
      <w:color w:val="002060"/>
      <w:sz w:val="24"/>
    </w:rPr>
  </w:style>
  <w:style w:type="paragraph" w:customStyle="1" w:styleId="StyleHeading33Kop3Vh3Level-3headingheading3bl3CTh31su2">
    <w:name w:val="Style Heading 33Kop 3Vh3Level-3 headingheading3bl3CTh31su...2"/>
    <w:basedOn w:val="Heading3"/>
    <w:rsid w:val="00940A42"/>
    <w:pPr>
      <w:numPr>
        <w:ilvl w:val="0"/>
        <w:numId w:val="0"/>
      </w:numPr>
    </w:pPr>
    <w:rPr>
      <w:szCs w:val="20"/>
    </w:rPr>
  </w:style>
  <w:style w:type="paragraph" w:customStyle="1" w:styleId="StyleHeading2Arial">
    <w:name w:val="Style Heading 2 + Arial"/>
    <w:basedOn w:val="Heading2"/>
    <w:next w:val="Normal"/>
    <w:rsid w:val="00940A42"/>
    <w:pPr>
      <w:numPr>
        <w:ilvl w:val="0"/>
        <w:numId w:val="0"/>
      </w:numPr>
    </w:pPr>
    <w:rPr>
      <w:rFonts w:ascii="Arial" w:hAnsi="Arial"/>
      <w:color w:val="1F497D"/>
      <w:sz w:val="24"/>
    </w:rPr>
  </w:style>
  <w:style w:type="paragraph" w:customStyle="1" w:styleId="StyleHeading1level1Level1HeadH1Heading1H1-Heading11h1">
    <w:name w:val="Style Heading 1level 1Level 1 HeadH1Heading1H1-Heading 11h1..."/>
    <w:basedOn w:val="Heading1"/>
    <w:rsid w:val="00940A42"/>
    <w:pPr>
      <w:numPr>
        <w:numId w:val="0"/>
      </w:numPr>
    </w:pPr>
    <w:rPr>
      <w:rFonts w:ascii="Arial" w:hAnsi="Arial"/>
      <w:color w:val="1F497D"/>
      <w:sz w:val="24"/>
    </w:rPr>
  </w:style>
  <w:style w:type="paragraph" w:styleId="TOCHeading">
    <w:name w:val="TOC Heading"/>
    <w:basedOn w:val="Heading1"/>
    <w:next w:val="Normal"/>
    <w:qFormat/>
    <w:rsid w:val="00940A42"/>
    <w:pPr>
      <w:keepLines/>
      <w:widowControl/>
      <w:numPr>
        <w:numId w:val="0"/>
      </w:numPr>
      <w:autoSpaceDE/>
      <w:spacing w:before="480" w:line="276" w:lineRule="auto"/>
    </w:pPr>
    <w:rPr>
      <w:rFonts w:ascii="Cambria" w:hAnsi="Cambria"/>
      <w:color w:val="365F91"/>
      <w:sz w:val="28"/>
      <w:szCs w:val="28"/>
    </w:rPr>
  </w:style>
  <w:style w:type="paragraph" w:customStyle="1" w:styleId="StyleStyleHeading2ArialText2">
    <w:name w:val="Style Style Heading 2 + Arial + Text 2"/>
    <w:basedOn w:val="StyleHeading2Arial"/>
    <w:next w:val="Normal"/>
    <w:rsid w:val="00940A42"/>
    <w:pPr>
      <w:numPr>
        <w:numId w:val="4"/>
      </w:numPr>
    </w:pPr>
  </w:style>
  <w:style w:type="paragraph" w:styleId="BalloonText">
    <w:name w:val="Balloon Text"/>
    <w:basedOn w:val="Normal"/>
    <w:rsid w:val="00940A42"/>
    <w:rPr>
      <w:rFonts w:ascii="Tahoma" w:hAnsi="Tahoma" w:cs="Tahoma"/>
      <w:sz w:val="16"/>
      <w:szCs w:val="16"/>
    </w:rPr>
  </w:style>
  <w:style w:type="paragraph" w:customStyle="1" w:styleId="Copy">
    <w:name w:val="Copy"/>
    <w:basedOn w:val="Normal"/>
    <w:rsid w:val="00940A42"/>
    <w:pPr>
      <w:widowControl/>
      <w:autoSpaceDE/>
      <w:spacing w:after="120"/>
      <w:jc w:val="both"/>
    </w:pPr>
    <w:rPr>
      <w:rFonts w:ascii="Arial" w:hAnsi="Arial" w:cs="Arial"/>
      <w:sz w:val="20"/>
      <w:szCs w:val="20"/>
    </w:rPr>
  </w:style>
  <w:style w:type="paragraph" w:styleId="DocumentMap">
    <w:name w:val="Document Map"/>
    <w:basedOn w:val="Normal"/>
    <w:rsid w:val="00940A42"/>
    <w:pPr>
      <w:shd w:val="clear" w:color="auto" w:fill="000080"/>
    </w:pPr>
    <w:rPr>
      <w:rFonts w:ascii="Tahoma" w:hAnsi="Tahoma" w:cs="Tahoma"/>
      <w:sz w:val="20"/>
      <w:szCs w:val="20"/>
    </w:rPr>
  </w:style>
  <w:style w:type="paragraph" w:customStyle="1" w:styleId="TableContents">
    <w:name w:val="Table Contents"/>
    <w:basedOn w:val="Normal"/>
    <w:rsid w:val="00940A42"/>
    <w:pPr>
      <w:suppressLineNumbers/>
    </w:pPr>
  </w:style>
  <w:style w:type="paragraph" w:customStyle="1" w:styleId="TableHeading">
    <w:name w:val="Table Heading"/>
    <w:basedOn w:val="TableContents"/>
    <w:rsid w:val="00940A42"/>
    <w:pPr>
      <w:jc w:val="center"/>
    </w:pPr>
    <w:rPr>
      <w:b/>
      <w:bCs/>
    </w:rPr>
  </w:style>
  <w:style w:type="paragraph" w:customStyle="1" w:styleId="Contents10">
    <w:name w:val="Contents 10"/>
    <w:basedOn w:val="Index"/>
    <w:rsid w:val="00940A42"/>
    <w:pPr>
      <w:tabs>
        <w:tab w:val="right" w:leader="dot" w:pos="7425"/>
      </w:tabs>
      <w:ind w:left="2547"/>
    </w:pPr>
  </w:style>
  <w:style w:type="paragraph" w:customStyle="1" w:styleId="Framecontents">
    <w:name w:val="Frame contents"/>
    <w:basedOn w:val="BodyText"/>
    <w:rsid w:val="00940A42"/>
  </w:style>
</w:styles>
</file>

<file path=word/webSettings.xml><?xml version="1.0" encoding="utf-8"?>
<w:webSettings xmlns:r="http://schemas.openxmlformats.org/officeDocument/2006/relationships" xmlns:w="http://schemas.openxmlformats.org/wordprocessingml/2006/main">
  <w:divs>
    <w:div w:id="49546274">
      <w:bodyDiv w:val="1"/>
      <w:marLeft w:val="0"/>
      <w:marRight w:val="0"/>
      <w:marTop w:val="0"/>
      <w:marBottom w:val="0"/>
      <w:divBdr>
        <w:top w:val="none" w:sz="0" w:space="0" w:color="auto"/>
        <w:left w:val="none" w:sz="0" w:space="0" w:color="auto"/>
        <w:bottom w:val="none" w:sz="0" w:space="0" w:color="auto"/>
        <w:right w:val="none" w:sz="0" w:space="0" w:color="auto"/>
      </w:divBdr>
    </w:div>
    <w:div w:id="1246381704">
      <w:bodyDiv w:val="1"/>
      <w:marLeft w:val="0"/>
      <w:marRight w:val="0"/>
      <w:marTop w:val="0"/>
      <w:marBottom w:val="0"/>
      <w:divBdr>
        <w:top w:val="none" w:sz="0" w:space="0" w:color="auto"/>
        <w:left w:val="none" w:sz="0" w:space="0" w:color="auto"/>
        <w:bottom w:val="none" w:sz="0" w:space="0" w:color="auto"/>
        <w:right w:val="none" w:sz="0" w:space="0" w:color="auto"/>
      </w:divBdr>
    </w:div>
    <w:div w:id="1330597955">
      <w:bodyDiv w:val="1"/>
      <w:marLeft w:val="0"/>
      <w:marRight w:val="0"/>
      <w:marTop w:val="0"/>
      <w:marBottom w:val="0"/>
      <w:divBdr>
        <w:top w:val="none" w:sz="0" w:space="0" w:color="auto"/>
        <w:left w:val="none" w:sz="0" w:space="0" w:color="auto"/>
        <w:bottom w:val="none" w:sz="0" w:space="0" w:color="auto"/>
        <w:right w:val="none" w:sz="0" w:space="0" w:color="auto"/>
      </w:divBdr>
    </w:div>
    <w:div w:id="1718318083">
      <w:bodyDiv w:val="1"/>
      <w:marLeft w:val="0"/>
      <w:marRight w:val="0"/>
      <w:marTop w:val="0"/>
      <w:marBottom w:val="0"/>
      <w:divBdr>
        <w:top w:val="none" w:sz="0" w:space="0" w:color="auto"/>
        <w:left w:val="none" w:sz="0" w:space="0" w:color="auto"/>
        <w:bottom w:val="none" w:sz="0" w:space="0" w:color="auto"/>
        <w:right w:val="none" w:sz="0" w:space="0" w:color="auto"/>
      </w:divBdr>
    </w:div>
    <w:div w:id="1947612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emf"/><Relationship Id="rId18" Type="http://schemas.openxmlformats.org/officeDocument/2006/relationships/image" Target="media/image4.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oleObject" Target="embeddings/oleObject1.bin"/><Relationship Id="rId25"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2.wmf"/><Relationship Id="rId23" Type="http://schemas.openxmlformats.org/officeDocument/2006/relationships/footer" Target="footer5.xml"/><Relationship Id="rId10" Type="http://schemas.openxmlformats.org/officeDocument/2006/relationships/footer" Target="footer2.xml"/><Relationship Id="rId19"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Microsoft_Office_Excel_97-2003_Worksheet1.xls"/><Relationship Id="rId22" Type="http://schemas.openxmlformats.org/officeDocument/2006/relationships/footer" Target="footer4.xml"/><Relationship Id="rId27" Type="http://schemas.openxmlformats.org/officeDocument/2006/relationships/theme" Target="theme/theme1.xml"/></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U:\vinayakb_view3\quality\QMS%20Releases\Templates\TEMPLATE%20-%20FUNCTIONAL%20REQUIREMENTS%20SPECIFICAT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437543-1FCB-429A-8CC7-821751FE2E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 FUNCTIONAL REQUIREMENTS SPECIFICATION.dot</Template>
  <TotalTime>0</TotalTime>
  <Pages>12</Pages>
  <Words>2172</Words>
  <Characters>12382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Template - System  Requirement Specifications</vt:lpstr>
    </vt:vector>
  </TitlesOfParts>
  <Company>RCOM</Company>
  <LinksUpToDate>false</LinksUpToDate>
  <CharactersWithSpaces>14525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 System  Requirement Specifications</dc:title>
  <dc:creator>SPT</dc:creator>
  <cp:keywords>Template</cp:keywords>
  <cp:lastModifiedBy>61200032</cp:lastModifiedBy>
  <cp:revision>2</cp:revision>
  <cp:lastPrinted>2008-08-20T09:23:00Z</cp:lastPrinted>
  <dcterms:created xsi:type="dcterms:W3CDTF">2015-04-01T04:57:00Z</dcterms:created>
  <dcterms:modified xsi:type="dcterms:W3CDTF">2015-04-01T04:57:00Z</dcterms:modified>
</cp:coreProperties>
</file>